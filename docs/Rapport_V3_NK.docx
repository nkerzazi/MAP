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B4F91" w14:textId="77777777" w:rsidR="006D71A4" w:rsidRPr="00394F2E" w:rsidRDefault="006D71A4" w:rsidP="006D71A4">
      <w:pPr>
        <w:pStyle w:val="BodyText"/>
        <w:spacing w:before="211"/>
        <w:rPr>
          <w:rFonts w:asciiTheme="majorBidi" w:hAnsiTheme="majorBidi" w:cstheme="majorBidi"/>
          <w:sz w:val="20"/>
        </w:rPr>
      </w:pPr>
    </w:p>
    <w:p w14:paraId="443855AD" w14:textId="77777777" w:rsidR="006D71A4" w:rsidRPr="00394F2E" w:rsidRDefault="006D71A4" w:rsidP="006D71A4">
      <w:pPr>
        <w:tabs>
          <w:tab w:val="left" w:pos="4630"/>
          <w:tab w:val="left" w:pos="9393"/>
        </w:tabs>
        <w:ind w:left="6"/>
        <w:rPr>
          <w:rFonts w:asciiTheme="majorBidi" w:hAnsiTheme="majorBidi" w:cstheme="majorBidi"/>
          <w:position w:val="7"/>
          <w:sz w:val="20"/>
        </w:rPr>
      </w:pPr>
      <w:r w:rsidRPr="00394F2E">
        <w:rPr>
          <w:rFonts w:asciiTheme="majorBidi" w:hAnsiTheme="majorBidi" w:cstheme="majorBidi"/>
          <w:noProof/>
          <w:position w:val="7"/>
          <w:sz w:val="20"/>
        </w:rPr>
        <w:drawing>
          <wp:anchor distT="0" distB="0" distL="114300" distR="114300" simplePos="0" relativeHeight="251672576" behindDoc="0" locked="0" layoutInCell="1" allowOverlap="1" wp14:anchorId="39B301A8" wp14:editId="23536A77">
            <wp:simplePos x="0" y="0"/>
            <wp:positionH relativeFrom="column">
              <wp:posOffset>5996305</wp:posOffset>
            </wp:positionH>
            <wp:positionV relativeFrom="paragraph">
              <wp:posOffset>169447</wp:posOffset>
            </wp:positionV>
            <wp:extent cx="999490" cy="624205"/>
            <wp:effectExtent l="0" t="0" r="0" b="444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999490" cy="624205"/>
                    </a:xfrm>
                    <a:prstGeom prst="rect">
                      <a:avLst/>
                    </a:prstGeom>
                  </pic:spPr>
                </pic:pic>
              </a:graphicData>
            </a:graphic>
          </wp:anchor>
        </w:drawing>
      </w:r>
      <w:r w:rsidRPr="00394F2E">
        <w:rPr>
          <w:rFonts w:asciiTheme="majorBidi" w:hAnsiTheme="majorBidi" w:cstheme="majorBidi"/>
          <w:noProof/>
          <w:sz w:val="20"/>
        </w:rPr>
        <w:drawing>
          <wp:inline distT="0" distB="0" distL="0" distR="0" wp14:anchorId="5228284D" wp14:editId="699F0057">
            <wp:extent cx="1221152" cy="61188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221152" cy="611885"/>
                    </a:xfrm>
                    <a:prstGeom prst="rect">
                      <a:avLst/>
                    </a:prstGeom>
                  </pic:spPr>
                </pic:pic>
              </a:graphicData>
            </a:graphic>
          </wp:inline>
        </w:drawing>
      </w:r>
      <w:r w:rsidRPr="00394F2E">
        <w:rPr>
          <w:rFonts w:asciiTheme="majorBidi" w:hAnsiTheme="majorBidi" w:cstheme="majorBidi"/>
          <w:sz w:val="20"/>
        </w:rPr>
        <w:tab/>
      </w:r>
      <w:r w:rsidRPr="00394F2E">
        <w:rPr>
          <w:rFonts w:asciiTheme="majorBidi" w:hAnsiTheme="majorBidi" w:cstheme="majorBidi"/>
          <w:noProof/>
          <w:position w:val="13"/>
          <w:sz w:val="20"/>
        </w:rPr>
        <w:drawing>
          <wp:inline distT="0" distB="0" distL="0" distR="0" wp14:anchorId="13DCF8CD" wp14:editId="1F41993B">
            <wp:extent cx="1143089" cy="6619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143089" cy="661987"/>
                    </a:xfrm>
                    <a:prstGeom prst="rect">
                      <a:avLst/>
                    </a:prstGeom>
                  </pic:spPr>
                </pic:pic>
              </a:graphicData>
            </a:graphic>
          </wp:inline>
        </w:drawing>
      </w:r>
      <w:r w:rsidRPr="00394F2E">
        <w:rPr>
          <w:rFonts w:asciiTheme="majorBidi" w:hAnsiTheme="majorBidi" w:cstheme="majorBidi"/>
          <w:position w:val="13"/>
          <w:sz w:val="20"/>
        </w:rPr>
        <w:tab/>
      </w:r>
    </w:p>
    <w:p w14:paraId="403BAC2F" w14:textId="77777777" w:rsidR="006D71A4" w:rsidRPr="00394F2E" w:rsidRDefault="006D71A4" w:rsidP="006D71A4">
      <w:pPr>
        <w:spacing w:before="275"/>
        <w:ind w:left="1071" w:right="1207"/>
        <w:jc w:val="center"/>
        <w:rPr>
          <w:rFonts w:asciiTheme="majorBidi" w:hAnsiTheme="majorBidi" w:cstheme="majorBidi"/>
          <w:b/>
          <w:sz w:val="28"/>
        </w:rPr>
      </w:pPr>
      <w:r w:rsidRPr="00394F2E">
        <w:rPr>
          <w:rFonts w:asciiTheme="majorBidi" w:hAnsiTheme="majorBidi" w:cstheme="majorBidi"/>
          <w:b/>
          <w:sz w:val="28"/>
        </w:rPr>
        <w:t>ECOLE</w:t>
      </w:r>
      <w:r w:rsidRPr="00394F2E">
        <w:rPr>
          <w:rFonts w:asciiTheme="majorBidi" w:hAnsiTheme="majorBidi" w:cstheme="majorBidi"/>
          <w:b/>
          <w:spacing w:val="-6"/>
          <w:sz w:val="28"/>
        </w:rPr>
        <w:t xml:space="preserve"> </w:t>
      </w:r>
      <w:r w:rsidRPr="00394F2E">
        <w:rPr>
          <w:rFonts w:asciiTheme="majorBidi" w:hAnsiTheme="majorBidi" w:cstheme="majorBidi"/>
          <w:b/>
          <w:sz w:val="28"/>
        </w:rPr>
        <w:t>DES</w:t>
      </w:r>
      <w:r w:rsidRPr="00394F2E">
        <w:rPr>
          <w:rFonts w:asciiTheme="majorBidi" w:hAnsiTheme="majorBidi" w:cstheme="majorBidi"/>
          <w:b/>
          <w:spacing w:val="-3"/>
          <w:sz w:val="28"/>
        </w:rPr>
        <w:t xml:space="preserve"> </w:t>
      </w:r>
      <w:r w:rsidRPr="00394F2E">
        <w:rPr>
          <w:rFonts w:asciiTheme="majorBidi" w:hAnsiTheme="majorBidi" w:cstheme="majorBidi"/>
          <w:b/>
          <w:sz w:val="28"/>
        </w:rPr>
        <w:t>HAUTES</w:t>
      </w:r>
      <w:r w:rsidRPr="00394F2E">
        <w:rPr>
          <w:rFonts w:asciiTheme="majorBidi" w:hAnsiTheme="majorBidi" w:cstheme="majorBidi"/>
          <w:b/>
          <w:spacing w:val="-5"/>
          <w:sz w:val="28"/>
        </w:rPr>
        <w:t xml:space="preserve"> </w:t>
      </w:r>
      <w:r w:rsidRPr="00394F2E">
        <w:rPr>
          <w:rFonts w:asciiTheme="majorBidi" w:hAnsiTheme="majorBidi" w:cstheme="majorBidi"/>
          <w:b/>
          <w:sz w:val="28"/>
        </w:rPr>
        <w:t>ETUDES</w:t>
      </w:r>
      <w:r w:rsidRPr="00394F2E">
        <w:rPr>
          <w:rFonts w:asciiTheme="majorBidi" w:hAnsiTheme="majorBidi" w:cstheme="majorBidi"/>
          <w:b/>
          <w:spacing w:val="-3"/>
          <w:sz w:val="28"/>
        </w:rPr>
        <w:t xml:space="preserve"> </w:t>
      </w:r>
      <w:r w:rsidRPr="00394F2E">
        <w:rPr>
          <w:rFonts w:asciiTheme="majorBidi" w:hAnsiTheme="majorBidi" w:cstheme="majorBidi"/>
          <w:b/>
          <w:sz w:val="28"/>
        </w:rPr>
        <w:t>D’INGENIERIE</w:t>
      </w:r>
      <w:r w:rsidRPr="00394F2E">
        <w:rPr>
          <w:rFonts w:asciiTheme="majorBidi" w:hAnsiTheme="majorBidi" w:cstheme="majorBidi"/>
          <w:b/>
          <w:spacing w:val="-5"/>
          <w:sz w:val="28"/>
        </w:rPr>
        <w:t xml:space="preserve"> </w:t>
      </w:r>
      <w:r w:rsidRPr="00394F2E">
        <w:rPr>
          <w:rFonts w:asciiTheme="majorBidi" w:hAnsiTheme="majorBidi" w:cstheme="majorBidi"/>
          <w:b/>
          <w:sz w:val="28"/>
        </w:rPr>
        <w:t>–</w:t>
      </w:r>
      <w:r w:rsidRPr="00394F2E">
        <w:rPr>
          <w:rFonts w:asciiTheme="majorBidi" w:hAnsiTheme="majorBidi" w:cstheme="majorBidi"/>
          <w:b/>
          <w:spacing w:val="-3"/>
          <w:sz w:val="28"/>
        </w:rPr>
        <w:t xml:space="preserve"> </w:t>
      </w:r>
      <w:r w:rsidRPr="00394F2E">
        <w:rPr>
          <w:rFonts w:asciiTheme="majorBidi" w:hAnsiTheme="majorBidi" w:cstheme="majorBidi"/>
          <w:b/>
          <w:spacing w:val="-2"/>
          <w:sz w:val="28"/>
        </w:rPr>
        <w:t>OUJDA</w:t>
      </w:r>
    </w:p>
    <w:p w14:paraId="4C4954D9" w14:textId="77777777" w:rsidR="006D71A4" w:rsidRPr="00394F2E" w:rsidRDefault="006D71A4" w:rsidP="006D71A4">
      <w:pPr>
        <w:pStyle w:val="BodyText"/>
        <w:spacing w:before="226"/>
        <w:rPr>
          <w:rFonts w:asciiTheme="majorBidi" w:hAnsiTheme="majorBidi" w:cstheme="majorBidi"/>
          <w:b/>
          <w:sz w:val="28"/>
        </w:rPr>
      </w:pPr>
    </w:p>
    <w:p w14:paraId="3448F781" w14:textId="336A6501" w:rsidR="006D71A4" w:rsidRPr="00394F2E" w:rsidRDefault="006D71A4" w:rsidP="001866AD">
      <w:pPr>
        <w:spacing w:line="386" w:lineRule="auto"/>
        <w:ind w:left="3119" w:right="3547" w:firstLine="283"/>
        <w:jc w:val="center"/>
        <w:rPr>
          <w:rFonts w:asciiTheme="majorBidi" w:hAnsiTheme="majorBidi" w:cstheme="majorBidi"/>
          <w:b/>
          <w:bCs/>
          <w:sz w:val="28"/>
          <w:szCs w:val="28"/>
        </w:rPr>
      </w:pPr>
      <w:r w:rsidRPr="00394F2E">
        <w:rPr>
          <w:rFonts w:asciiTheme="majorBidi" w:hAnsiTheme="majorBidi" w:cstheme="majorBidi"/>
          <w:b/>
          <w:bCs/>
          <w:sz w:val="28"/>
          <w:szCs w:val="28"/>
        </w:rPr>
        <w:t>Mémoire</w:t>
      </w:r>
      <w:r w:rsidRPr="00394F2E">
        <w:rPr>
          <w:rFonts w:asciiTheme="majorBidi" w:hAnsiTheme="majorBidi" w:cstheme="majorBidi"/>
          <w:b/>
          <w:bCs/>
          <w:spacing w:val="-6"/>
          <w:sz w:val="28"/>
          <w:szCs w:val="28"/>
        </w:rPr>
        <w:t xml:space="preserve"> </w:t>
      </w:r>
      <w:r w:rsidRPr="00394F2E">
        <w:rPr>
          <w:rFonts w:asciiTheme="majorBidi" w:hAnsiTheme="majorBidi" w:cstheme="majorBidi"/>
          <w:b/>
          <w:bCs/>
          <w:sz w:val="28"/>
          <w:szCs w:val="28"/>
        </w:rPr>
        <w:t>de</w:t>
      </w:r>
      <w:r w:rsidRPr="00394F2E">
        <w:rPr>
          <w:rFonts w:asciiTheme="majorBidi" w:hAnsiTheme="majorBidi" w:cstheme="majorBidi"/>
          <w:b/>
          <w:bCs/>
          <w:spacing w:val="-8"/>
          <w:sz w:val="28"/>
          <w:szCs w:val="28"/>
        </w:rPr>
        <w:t xml:space="preserve"> </w:t>
      </w:r>
      <w:r w:rsidRPr="00394F2E">
        <w:rPr>
          <w:rFonts w:asciiTheme="majorBidi" w:hAnsiTheme="majorBidi" w:cstheme="majorBidi"/>
          <w:b/>
          <w:bCs/>
          <w:sz w:val="28"/>
          <w:szCs w:val="28"/>
        </w:rPr>
        <w:t>Projet</w:t>
      </w:r>
      <w:r w:rsidRPr="00394F2E">
        <w:rPr>
          <w:rFonts w:asciiTheme="majorBidi" w:hAnsiTheme="majorBidi" w:cstheme="majorBidi"/>
          <w:b/>
          <w:bCs/>
          <w:spacing w:val="-6"/>
          <w:sz w:val="28"/>
          <w:szCs w:val="28"/>
        </w:rPr>
        <w:t xml:space="preserve"> </w:t>
      </w:r>
      <w:r w:rsidRPr="00394F2E">
        <w:rPr>
          <w:rFonts w:asciiTheme="majorBidi" w:hAnsiTheme="majorBidi" w:cstheme="majorBidi"/>
          <w:b/>
          <w:bCs/>
          <w:sz w:val="28"/>
          <w:szCs w:val="28"/>
        </w:rPr>
        <w:t>de</w:t>
      </w:r>
      <w:r w:rsidRPr="00394F2E">
        <w:rPr>
          <w:rFonts w:asciiTheme="majorBidi" w:hAnsiTheme="majorBidi" w:cstheme="majorBidi"/>
          <w:b/>
          <w:bCs/>
          <w:spacing w:val="-6"/>
          <w:sz w:val="28"/>
          <w:szCs w:val="28"/>
        </w:rPr>
        <w:t xml:space="preserve"> </w:t>
      </w:r>
      <w:r w:rsidRPr="00394F2E">
        <w:rPr>
          <w:rFonts w:asciiTheme="majorBidi" w:hAnsiTheme="majorBidi" w:cstheme="majorBidi"/>
          <w:b/>
          <w:bCs/>
          <w:sz w:val="28"/>
          <w:szCs w:val="28"/>
        </w:rPr>
        <w:t>Fin</w:t>
      </w:r>
      <w:r w:rsidR="001866AD">
        <w:rPr>
          <w:rFonts w:asciiTheme="majorBidi" w:hAnsiTheme="majorBidi" w:cstheme="majorBidi"/>
          <w:b/>
          <w:bCs/>
          <w:sz w:val="28"/>
          <w:szCs w:val="28"/>
        </w:rPr>
        <w:t xml:space="preserve"> </w:t>
      </w:r>
      <w:r w:rsidRPr="00394F2E">
        <w:rPr>
          <w:rFonts w:asciiTheme="majorBidi" w:hAnsiTheme="majorBidi" w:cstheme="majorBidi"/>
          <w:b/>
          <w:bCs/>
          <w:sz w:val="28"/>
          <w:szCs w:val="28"/>
        </w:rPr>
        <w:t xml:space="preserve">d’Études </w:t>
      </w:r>
      <w:r w:rsidRPr="00394F2E">
        <w:rPr>
          <w:rFonts w:asciiTheme="majorBidi" w:hAnsiTheme="majorBidi" w:cstheme="majorBidi"/>
          <w:sz w:val="28"/>
          <w:szCs w:val="28"/>
        </w:rPr>
        <w:t>Présenté</w:t>
      </w:r>
      <w:r w:rsidRPr="00394F2E">
        <w:rPr>
          <w:rFonts w:asciiTheme="majorBidi" w:hAnsiTheme="majorBidi" w:cstheme="majorBidi"/>
          <w:spacing w:val="-2"/>
          <w:sz w:val="28"/>
          <w:szCs w:val="28"/>
        </w:rPr>
        <w:t xml:space="preserve"> </w:t>
      </w:r>
      <w:r w:rsidRPr="00394F2E">
        <w:rPr>
          <w:rFonts w:asciiTheme="majorBidi" w:hAnsiTheme="majorBidi" w:cstheme="majorBidi"/>
          <w:sz w:val="28"/>
          <w:szCs w:val="28"/>
        </w:rPr>
        <w:t>en vue</w:t>
      </w:r>
      <w:r w:rsidRPr="00394F2E">
        <w:rPr>
          <w:rFonts w:asciiTheme="majorBidi" w:hAnsiTheme="majorBidi" w:cstheme="majorBidi"/>
          <w:spacing w:val="-2"/>
          <w:sz w:val="28"/>
          <w:szCs w:val="28"/>
        </w:rPr>
        <w:t xml:space="preserve"> </w:t>
      </w:r>
      <w:r w:rsidRPr="00394F2E">
        <w:rPr>
          <w:rFonts w:asciiTheme="majorBidi" w:hAnsiTheme="majorBidi" w:cstheme="majorBidi"/>
          <w:sz w:val="28"/>
          <w:szCs w:val="28"/>
        </w:rPr>
        <w:t>de</w:t>
      </w:r>
      <w:r w:rsidRPr="00394F2E">
        <w:rPr>
          <w:rFonts w:asciiTheme="majorBidi" w:hAnsiTheme="majorBidi" w:cstheme="majorBidi"/>
          <w:spacing w:val="-2"/>
          <w:sz w:val="28"/>
          <w:szCs w:val="28"/>
        </w:rPr>
        <w:t xml:space="preserve"> </w:t>
      </w:r>
      <w:r w:rsidRPr="00394F2E">
        <w:rPr>
          <w:rFonts w:asciiTheme="majorBidi" w:hAnsiTheme="majorBidi" w:cstheme="majorBidi"/>
          <w:sz w:val="28"/>
          <w:szCs w:val="28"/>
        </w:rPr>
        <w:t xml:space="preserve">l’obtention du </w:t>
      </w:r>
      <w:r w:rsidRPr="00394F2E">
        <w:rPr>
          <w:rFonts w:asciiTheme="majorBidi" w:hAnsiTheme="majorBidi" w:cstheme="majorBidi"/>
          <w:b/>
          <w:bCs/>
          <w:sz w:val="28"/>
          <w:szCs w:val="28"/>
        </w:rPr>
        <w:t>DIPLÔME D’INGENIEUR D’ETAT</w:t>
      </w:r>
    </w:p>
    <w:p w14:paraId="6E4BCE33" w14:textId="29182B1B" w:rsidR="006D71A4" w:rsidRPr="00394F2E" w:rsidRDefault="00AC179D" w:rsidP="006D71A4">
      <w:pPr>
        <w:ind w:left="1072" w:right="1207"/>
        <w:jc w:val="center"/>
        <w:rPr>
          <w:rFonts w:asciiTheme="majorBidi" w:hAnsiTheme="majorBidi" w:cstheme="majorBidi"/>
          <w:sz w:val="28"/>
        </w:rPr>
      </w:pPr>
      <w:r w:rsidRPr="00394F2E">
        <w:rPr>
          <w:rFonts w:asciiTheme="majorBidi" w:hAnsiTheme="majorBidi" w:cstheme="majorBidi"/>
          <w:noProof/>
          <w:sz w:val="20"/>
        </w:rPr>
        <mc:AlternateContent>
          <mc:Choice Requires="wps">
            <w:drawing>
              <wp:anchor distT="0" distB="0" distL="0" distR="0" simplePos="0" relativeHeight="251661312" behindDoc="1" locked="0" layoutInCell="1" allowOverlap="1" wp14:anchorId="32A02E39" wp14:editId="1F75F885">
                <wp:simplePos x="0" y="0"/>
                <wp:positionH relativeFrom="page">
                  <wp:posOffset>234950</wp:posOffset>
                </wp:positionH>
                <wp:positionV relativeFrom="paragraph">
                  <wp:posOffset>523875</wp:posOffset>
                </wp:positionV>
                <wp:extent cx="7145020" cy="2543175"/>
                <wp:effectExtent l="38100" t="38100" r="36830" b="47625"/>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5020" cy="2543175"/>
                        </a:xfrm>
                        <a:prstGeom prst="rect">
                          <a:avLst/>
                        </a:prstGeom>
                        <a:ln w="76200">
                          <a:solidFill>
                            <a:srgbClr val="2E5496"/>
                          </a:solidFill>
                          <a:prstDash val="solid"/>
                        </a:ln>
                      </wps:spPr>
                      <wps:txbx>
                        <w:txbxContent>
                          <w:p w14:paraId="470E356F" w14:textId="77777777" w:rsidR="006D71A4" w:rsidRDefault="006D71A4" w:rsidP="006D71A4">
                            <w:pPr>
                              <w:jc w:val="center"/>
                              <w:rPr>
                                <w:spacing w:val="-2"/>
                                <w:sz w:val="96"/>
                              </w:rPr>
                            </w:pPr>
                            <w:r w:rsidRPr="0022270C">
                              <w:rPr>
                                <w:spacing w:val="-2"/>
                                <w:sz w:val="96"/>
                              </w:rPr>
                              <w:t>Conception d’une plateforme de streaming vidéo interne</w:t>
                            </w:r>
                          </w:p>
                          <w:p w14:paraId="0724B1DA" w14:textId="77777777" w:rsidR="006D71A4" w:rsidRDefault="006D71A4" w:rsidP="006D71A4">
                            <w:pPr>
                              <w:rPr>
                                <w:sz w:val="9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A02E39" id="_x0000_t202" coordsize="21600,21600" o:spt="202" path="m,l,21600r21600,l21600,xe">
                <v:stroke joinstyle="miter"/>
                <v:path gradientshapeok="t" o:connecttype="rect"/>
              </v:shapetype>
              <v:shape id="Textbox 4" o:spid="_x0000_s1026" type="#_x0000_t202" style="position:absolute;left:0;text-align:left;margin-left:18.5pt;margin-top:41.25pt;width:562.6pt;height:200.2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" filled="f" strokecolor="#2e5496" strokeweight="6pt">
                <v:path arrowok="t"/>
                <v:textbox inset="0,0,0,0">
                  <w:txbxContent>
                    <w:p w14:paraId="470E356F" w14:textId="77777777" w:rsidR="006D71A4" w:rsidRDefault="006D71A4" w:rsidP="006D71A4">
                      <w:pPr>
                        <w:jc w:val="center"/>
                        <w:rPr>
                          <w:spacing w:val="-2"/>
                          <w:sz w:val="96"/>
                        </w:rPr>
                      </w:pPr>
                      <w:r w:rsidRPr="0022270C">
                        <w:rPr>
                          <w:spacing w:val="-2"/>
                          <w:sz w:val="96"/>
                        </w:rPr>
                        <w:t>Conception d’une plateforme de streaming vidéo interne</w:t>
                      </w:r>
                    </w:p>
                    <w:p w14:paraId="0724B1DA" w14:textId="77777777" w:rsidR="006D71A4" w:rsidRDefault="006D71A4" w:rsidP="006D71A4">
                      <w:pPr>
                        <w:rPr>
                          <w:sz w:val="96"/>
                        </w:rPr>
                      </w:pPr>
                    </w:p>
                  </w:txbxContent>
                </v:textbox>
                <w10:wrap type="topAndBottom" anchorx="page"/>
              </v:shape>
            </w:pict>
          </mc:Fallback>
        </mc:AlternateContent>
      </w:r>
      <w:r w:rsidR="006D71A4" w:rsidRPr="00394F2E">
        <w:rPr>
          <w:rFonts w:asciiTheme="majorBidi" w:hAnsiTheme="majorBidi" w:cstheme="majorBidi"/>
          <w:sz w:val="28"/>
        </w:rPr>
        <w:t>FILIERE</w:t>
      </w:r>
      <w:r w:rsidR="006D71A4" w:rsidRPr="00394F2E">
        <w:rPr>
          <w:rFonts w:asciiTheme="majorBidi" w:hAnsiTheme="majorBidi" w:cstheme="majorBidi"/>
          <w:spacing w:val="-3"/>
          <w:sz w:val="28"/>
        </w:rPr>
        <w:t xml:space="preserve"> </w:t>
      </w:r>
      <w:r w:rsidR="006D71A4" w:rsidRPr="00394F2E">
        <w:rPr>
          <w:rFonts w:asciiTheme="majorBidi" w:hAnsiTheme="majorBidi" w:cstheme="majorBidi"/>
          <w:sz w:val="28"/>
        </w:rPr>
        <w:t>:</w:t>
      </w:r>
      <w:r w:rsidR="006D71A4" w:rsidRPr="00394F2E">
        <w:rPr>
          <w:rFonts w:asciiTheme="majorBidi" w:hAnsiTheme="majorBidi" w:cstheme="majorBidi"/>
          <w:spacing w:val="-4"/>
          <w:sz w:val="28"/>
        </w:rPr>
        <w:t xml:space="preserve"> </w:t>
      </w:r>
      <w:r w:rsidR="006D71A4" w:rsidRPr="00394F2E">
        <w:rPr>
          <w:rFonts w:asciiTheme="majorBidi" w:hAnsiTheme="majorBidi" w:cstheme="majorBidi"/>
          <w:sz w:val="28"/>
        </w:rPr>
        <w:t>Génie</w:t>
      </w:r>
      <w:r w:rsidR="006D71A4" w:rsidRPr="00394F2E">
        <w:rPr>
          <w:rFonts w:asciiTheme="majorBidi" w:hAnsiTheme="majorBidi" w:cstheme="majorBidi"/>
          <w:spacing w:val="-2"/>
          <w:sz w:val="28"/>
        </w:rPr>
        <w:t xml:space="preserve"> Informatique</w:t>
      </w:r>
    </w:p>
    <w:p w14:paraId="6D327F86" w14:textId="77777777" w:rsidR="006D71A4" w:rsidRPr="00394F2E" w:rsidRDefault="006D71A4" w:rsidP="006D71A4">
      <w:pPr>
        <w:pStyle w:val="BodyText"/>
        <w:spacing w:before="162"/>
        <w:rPr>
          <w:rFonts w:asciiTheme="majorBidi" w:hAnsiTheme="majorBidi" w:cstheme="majorBidi"/>
          <w:sz w:val="20"/>
        </w:rPr>
      </w:pPr>
    </w:p>
    <w:p w14:paraId="45532167" w14:textId="77777777" w:rsidR="006D71A4" w:rsidRPr="00394F2E" w:rsidRDefault="006D71A4" w:rsidP="006D71A4">
      <w:pPr>
        <w:pStyle w:val="BodyText"/>
        <w:ind w:left="0"/>
        <w:rPr>
          <w:rFonts w:asciiTheme="majorBidi" w:hAnsiTheme="majorBidi" w:cstheme="majorBidi"/>
          <w:sz w:val="20"/>
        </w:rPr>
      </w:pPr>
    </w:p>
    <w:p w14:paraId="213551A6" w14:textId="77777777" w:rsidR="006D71A4" w:rsidRPr="00394F2E" w:rsidRDefault="006D71A4" w:rsidP="006D71A4">
      <w:pPr>
        <w:pStyle w:val="BodyText"/>
        <w:rPr>
          <w:rFonts w:asciiTheme="majorBidi" w:hAnsiTheme="majorBidi" w:cstheme="majorBidi"/>
          <w:sz w:val="20"/>
        </w:rPr>
        <w:sectPr w:rsidR="006D71A4" w:rsidRPr="00394F2E" w:rsidSect="006D71A4">
          <w:headerReference w:type="even" r:id="rId11"/>
          <w:headerReference w:type="default" r:id="rId12"/>
          <w:footerReference w:type="even" r:id="rId13"/>
          <w:footerReference w:type="default" r:id="rId14"/>
          <w:headerReference w:type="first" r:id="rId15"/>
          <w:footerReference w:type="first" r:id="rId16"/>
          <w:pgSz w:w="11910" w:h="16840"/>
          <w:pgMar w:top="0" w:right="283" w:bottom="0" w:left="425" w:header="720" w:footer="720" w:gutter="0"/>
          <w:cols w:space="720"/>
          <w:titlePg/>
        </w:sectPr>
      </w:pPr>
    </w:p>
    <w:p w14:paraId="158A0FFE" w14:textId="77777777" w:rsidR="006D71A4" w:rsidRPr="00394F2E" w:rsidRDefault="006D71A4" w:rsidP="006D71A4">
      <w:pPr>
        <w:spacing w:before="52"/>
        <w:ind w:left="299"/>
        <w:rPr>
          <w:rFonts w:asciiTheme="majorBidi" w:hAnsiTheme="majorBidi" w:cstheme="majorBidi"/>
          <w:b/>
          <w:sz w:val="28"/>
        </w:rPr>
      </w:pPr>
      <w:r w:rsidRPr="00394F2E">
        <w:rPr>
          <w:rFonts w:asciiTheme="majorBidi" w:hAnsiTheme="majorBidi" w:cstheme="majorBidi"/>
          <w:b/>
          <w:color w:val="1F3863"/>
          <w:sz w:val="28"/>
          <w:u w:val="single" w:color="1F3863"/>
        </w:rPr>
        <w:t>Réalisé</w:t>
      </w:r>
      <w:r w:rsidRPr="00394F2E">
        <w:rPr>
          <w:rFonts w:asciiTheme="majorBidi" w:hAnsiTheme="majorBidi" w:cstheme="majorBidi"/>
          <w:b/>
          <w:color w:val="1F3863"/>
          <w:spacing w:val="-3"/>
          <w:sz w:val="28"/>
          <w:u w:val="single" w:color="1F3863"/>
        </w:rPr>
        <w:t xml:space="preserve"> </w:t>
      </w:r>
      <w:r w:rsidRPr="00394F2E">
        <w:rPr>
          <w:rFonts w:asciiTheme="majorBidi" w:hAnsiTheme="majorBidi" w:cstheme="majorBidi"/>
          <w:b/>
          <w:color w:val="1F3863"/>
          <w:sz w:val="28"/>
          <w:u w:val="single" w:color="1F3863"/>
        </w:rPr>
        <w:t>par</w:t>
      </w:r>
      <w:r w:rsidRPr="00394F2E">
        <w:rPr>
          <w:rFonts w:asciiTheme="majorBidi" w:hAnsiTheme="majorBidi" w:cstheme="majorBidi"/>
          <w:b/>
          <w:color w:val="1F3863"/>
          <w:spacing w:val="-1"/>
          <w:sz w:val="28"/>
          <w:u w:val="single" w:color="1F3863"/>
        </w:rPr>
        <w:t xml:space="preserve"> </w:t>
      </w:r>
      <w:r w:rsidRPr="00394F2E">
        <w:rPr>
          <w:rFonts w:asciiTheme="majorBidi" w:hAnsiTheme="majorBidi" w:cstheme="majorBidi"/>
          <w:b/>
          <w:color w:val="1F3863"/>
          <w:spacing w:val="-10"/>
          <w:sz w:val="28"/>
          <w:u w:val="single" w:color="1F3863"/>
        </w:rPr>
        <w:t>:</w:t>
      </w:r>
    </w:p>
    <w:p w14:paraId="6C945013" w14:textId="71140432" w:rsidR="006D71A4" w:rsidRPr="00394F2E" w:rsidRDefault="006D71A4" w:rsidP="006D71A4">
      <w:pPr>
        <w:spacing w:before="186"/>
        <w:ind w:left="0" w:right="-531"/>
        <w:rPr>
          <w:rFonts w:asciiTheme="majorBidi" w:hAnsiTheme="majorBidi" w:cstheme="majorBidi"/>
          <w:sz w:val="28"/>
        </w:rPr>
      </w:pPr>
      <w:r w:rsidRPr="00394F2E">
        <w:rPr>
          <w:rFonts w:asciiTheme="majorBidi" w:hAnsiTheme="majorBidi" w:cstheme="majorBidi"/>
          <w:sz w:val="28"/>
        </w:rPr>
        <w:t xml:space="preserve">   MME.</w:t>
      </w:r>
      <w:r w:rsidRPr="00394F2E">
        <w:rPr>
          <w:rFonts w:asciiTheme="majorBidi" w:hAnsiTheme="majorBidi" w:cstheme="majorBidi"/>
          <w:spacing w:val="-6"/>
          <w:sz w:val="28"/>
        </w:rPr>
        <w:t xml:space="preserve"> </w:t>
      </w:r>
      <w:r w:rsidR="00822E17" w:rsidRPr="00394F2E">
        <w:rPr>
          <w:rFonts w:asciiTheme="majorBidi" w:hAnsiTheme="majorBidi" w:cstheme="majorBidi"/>
          <w:sz w:val="28"/>
        </w:rPr>
        <w:t xml:space="preserve">Youssra </w:t>
      </w:r>
      <w:r w:rsidRPr="00394F2E">
        <w:rPr>
          <w:rFonts w:asciiTheme="majorBidi" w:hAnsiTheme="majorBidi" w:cstheme="majorBidi"/>
          <w:sz w:val="28"/>
        </w:rPr>
        <w:t>Zounaki</w:t>
      </w:r>
      <w:r w:rsidR="001866AD">
        <w:rPr>
          <w:rFonts w:asciiTheme="majorBidi" w:hAnsiTheme="majorBidi" w:cstheme="majorBidi"/>
          <w:sz w:val="28"/>
        </w:rPr>
        <w:t xml:space="preserve"> </w:t>
      </w:r>
    </w:p>
    <w:p w14:paraId="10D0C9B7" w14:textId="77777777" w:rsidR="006D71A4" w:rsidRPr="00394F2E" w:rsidRDefault="006D71A4" w:rsidP="006D71A4">
      <w:pPr>
        <w:ind w:left="0"/>
        <w:rPr>
          <w:rFonts w:asciiTheme="majorBidi" w:hAnsiTheme="majorBidi" w:cstheme="majorBidi"/>
          <w:b/>
          <w:color w:val="1F4E79" w:themeColor="accent5" w:themeShade="80"/>
          <w:sz w:val="28"/>
          <w:u w:val="single"/>
        </w:rPr>
      </w:pPr>
      <w:r w:rsidRPr="00394F2E">
        <w:rPr>
          <w:rFonts w:asciiTheme="majorBidi" w:hAnsiTheme="majorBidi" w:cstheme="majorBidi"/>
        </w:rPr>
        <w:br w:type="column"/>
      </w:r>
      <w:r w:rsidRPr="00394F2E">
        <w:rPr>
          <w:rFonts w:asciiTheme="majorBidi" w:hAnsiTheme="majorBidi" w:cstheme="majorBidi"/>
          <w:b/>
          <w:color w:val="1F4E79" w:themeColor="accent5" w:themeShade="80"/>
          <w:sz w:val="28"/>
          <w:u w:val="single"/>
        </w:rPr>
        <w:t>Encadrant pédagogique :</w:t>
      </w:r>
    </w:p>
    <w:p w14:paraId="34D718AB" w14:textId="77777777" w:rsidR="006D71A4" w:rsidRPr="00394F2E" w:rsidRDefault="006D71A4" w:rsidP="006D71A4">
      <w:pPr>
        <w:spacing w:before="186"/>
        <w:ind w:left="0"/>
        <w:rPr>
          <w:rFonts w:asciiTheme="majorBidi" w:hAnsiTheme="majorBidi" w:cstheme="majorBidi"/>
          <w:spacing w:val="-2"/>
          <w:sz w:val="28"/>
        </w:rPr>
      </w:pPr>
      <w:r w:rsidRPr="00394F2E">
        <w:rPr>
          <w:rFonts w:asciiTheme="majorBidi" w:hAnsiTheme="majorBidi" w:cstheme="majorBidi"/>
          <w:sz w:val="28"/>
        </w:rPr>
        <w:t>MME WAFAE MRABTI</w:t>
      </w:r>
      <w:r w:rsidRPr="00394F2E">
        <w:rPr>
          <w:rFonts w:asciiTheme="majorBidi" w:hAnsiTheme="majorBidi" w:cstheme="majorBidi"/>
          <w:spacing w:val="-2"/>
          <w:sz w:val="28"/>
        </w:rPr>
        <w:t xml:space="preserve"> (EHEI)</w:t>
      </w:r>
    </w:p>
    <w:p w14:paraId="3ADA31E3" w14:textId="77777777" w:rsidR="006D71A4" w:rsidRPr="00394F2E" w:rsidRDefault="006D71A4" w:rsidP="006D71A4">
      <w:pPr>
        <w:ind w:left="0"/>
        <w:rPr>
          <w:rFonts w:asciiTheme="majorBidi" w:hAnsiTheme="majorBidi" w:cstheme="majorBidi"/>
          <w:b/>
          <w:color w:val="1F4E79" w:themeColor="accent5" w:themeShade="80"/>
          <w:sz w:val="28"/>
          <w:u w:val="single"/>
        </w:rPr>
      </w:pPr>
      <w:r w:rsidRPr="00394F2E">
        <w:rPr>
          <w:rFonts w:asciiTheme="majorBidi" w:hAnsiTheme="majorBidi" w:cstheme="majorBidi"/>
          <w:b/>
          <w:color w:val="1F4E79" w:themeColor="accent5" w:themeShade="80"/>
          <w:sz w:val="28"/>
          <w:u w:val="single"/>
        </w:rPr>
        <w:t>Encadrant technique :</w:t>
      </w:r>
    </w:p>
    <w:p w14:paraId="5FB89C2B" w14:textId="77777777" w:rsidR="006D71A4" w:rsidRPr="00394F2E" w:rsidRDefault="006D71A4" w:rsidP="006D71A4">
      <w:pPr>
        <w:spacing w:before="188"/>
        <w:ind w:left="0"/>
        <w:rPr>
          <w:rFonts w:asciiTheme="majorBidi" w:hAnsiTheme="majorBidi" w:cstheme="majorBidi"/>
          <w:sz w:val="28"/>
        </w:rPr>
        <w:sectPr w:rsidR="006D71A4" w:rsidRPr="00394F2E" w:rsidSect="006D71A4">
          <w:type w:val="continuous"/>
          <w:pgSz w:w="11910" w:h="16840"/>
          <w:pgMar w:top="0" w:right="283" w:bottom="0" w:left="425" w:header="720" w:footer="720" w:gutter="0"/>
          <w:cols w:num="2" w:space="4608" w:equalWidth="0">
            <w:col w:w="2730" w:space="3843"/>
            <w:col w:w="4629"/>
          </w:cols>
        </w:sectPr>
      </w:pPr>
      <w:r w:rsidRPr="00394F2E">
        <w:rPr>
          <w:rFonts w:asciiTheme="majorBidi" w:hAnsiTheme="majorBidi" w:cstheme="majorBidi"/>
          <w:sz w:val="28"/>
        </w:rPr>
        <w:t>MME. Imane Al Faqir (MAP)</w:t>
      </w:r>
    </w:p>
    <w:p w14:paraId="484BFB22" w14:textId="77777777" w:rsidR="006D71A4" w:rsidRPr="00394F2E" w:rsidRDefault="006D71A4" w:rsidP="006D71A4">
      <w:pPr>
        <w:pStyle w:val="BodyText"/>
        <w:spacing w:before="37"/>
        <w:ind w:left="0" w:firstLine="304"/>
        <w:rPr>
          <w:rFonts w:asciiTheme="majorBidi" w:hAnsiTheme="majorBidi" w:cstheme="majorBidi"/>
          <w:sz w:val="28"/>
        </w:rPr>
      </w:pPr>
      <w:r w:rsidRPr="00394F2E">
        <w:rPr>
          <w:rFonts w:asciiTheme="majorBidi" w:hAnsiTheme="majorBidi" w:cstheme="majorBidi"/>
          <w:noProof/>
          <w:sz w:val="28"/>
        </w:rPr>
        <mc:AlternateContent>
          <mc:Choice Requires="wps">
            <w:drawing>
              <wp:anchor distT="0" distB="0" distL="0" distR="0" simplePos="0" relativeHeight="251659264" behindDoc="0" locked="0" layoutInCell="1" allowOverlap="1" wp14:anchorId="6F7CA0EE" wp14:editId="1B36B9E2">
                <wp:simplePos x="0" y="0"/>
                <wp:positionH relativeFrom="page">
                  <wp:posOffset>0</wp:posOffset>
                </wp:positionH>
                <wp:positionV relativeFrom="page">
                  <wp:posOffset>0</wp:posOffset>
                </wp:positionV>
                <wp:extent cx="7560945" cy="2006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200660"/>
                        </a:xfrm>
                        <a:custGeom>
                          <a:avLst/>
                          <a:gdLst/>
                          <a:ahLst/>
                          <a:cxnLst/>
                          <a:rect l="l" t="t" r="r" b="b"/>
                          <a:pathLst>
                            <a:path w="7560945" h="200660">
                              <a:moveTo>
                                <a:pt x="0" y="200659"/>
                              </a:moveTo>
                              <a:lnTo>
                                <a:pt x="7560564" y="200659"/>
                              </a:lnTo>
                              <a:lnTo>
                                <a:pt x="7560564" y="0"/>
                              </a:lnTo>
                              <a:lnTo>
                                <a:pt x="0" y="0"/>
                              </a:lnTo>
                              <a:lnTo>
                                <a:pt x="0" y="200659"/>
                              </a:lnTo>
                              <a:close/>
                            </a:path>
                          </a:pathLst>
                        </a:custGeom>
                        <a:solidFill>
                          <a:srgbClr val="2E5496"/>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3C6D88E" id="Graphic 5" o:spid="_x0000_s1026" style="position:absolute;margin-left:0;margin-top:0;width:595.35pt;height:15.8pt;z-index:251659264;visibility:visible;mso-wrap-style:square;mso-wrap-distance-left:0;mso-wrap-distance-top:0;mso-wrap-distance-right:0;mso-wrap-distance-bottom:0;mso-position-horizontal:absolute;mso-position-horizontal-relative:page;mso-position-vertical:absolute;mso-position-vertical-relative:page;v-text-anchor:top" coordsize="7560945,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" path="m,200659r7560564,l7560564,,,,,200659xe" fillcolor="#2e5496" stroked="f">
                <v:path arrowok="t"/>
                <w10:wrap anchorx="page" anchory="page"/>
              </v:shape>
            </w:pict>
          </mc:Fallback>
        </mc:AlternateContent>
      </w:r>
      <w:r w:rsidRPr="00394F2E">
        <w:rPr>
          <w:rFonts w:asciiTheme="majorBidi" w:hAnsiTheme="majorBidi" w:cstheme="majorBidi"/>
          <w:noProof/>
          <w:sz w:val="28"/>
        </w:rPr>
        <mc:AlternateContent>
          <mc:Choice Requires="wps">
            <w:drawing>
              <wp:anchor distT="0" distB="0" distL="0" distR="0" simplePos="0" relativeHeight="251660288" behindDoc="0" locked="0" layoutInCell="1" allowOverlap="1" wp14:anchorId="1D85CA7A" wp14:editId="30B566B7">
                <wp:simplePos x="0" y="0"/>
                <wp:positionH relativeFrom="page">
                  <wp:posOffset>0</wp:posOffset>
                </wp:positionH>
                <wp:positionV relativeFrom="page">
                  <wp:posOffset>10498457</wp:posOffset>
                </wp:positionV>
                <wp:extent cx="7560945" cy="1943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94310"/>
                        </a:xfrm>
                        <a:custGeom>
                          <a:avLst/>
                          <a:gdLst/>
                          <a:ahLst/>
                          <a:cxnLst/>
                          <a:rect l="l" t="t" r="r" b="b"/>
                          <a:pathLst>
                            <a:path w="7560945" h="194310">
                              <a:moveTo>
                                <a:pt x="7560564" y="0"/>
                              </a:moveTo>
                              <a:lnTo>
                                <a:pt x="0" y="0"/>
                              </a:lnTo>
                              <a:lnTo>
                                <a:pt x="0" y="193926"/>
                              </a:lnTo>
                              <a:lnTo>
                                <a:pt x="7560564" y="193926"/>
                              </a:lnTo>
                              <a:lnTo>
                                <a:pt x="7560564" y="0"/>
                              </a:lnTo>
                              <a:close/>
                            </a:path>
                          </a:pathLst>
                        </a:custGeom>
                        <a:solidFill>
                          <a:srgbClr val="2E5496"/>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AF9716D" id="Graphic 6" o:spid="_x0000_s1026" style="position:absolute;margin-left:0;margin-top:826.65pt;width:595.3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coordsize="7560945,19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" path="m7560564,l,,,193926r7560564,l7560564,xe" fillcolor="#2e5496" stroked="f">
                <v:path arrowok="t"/>
                <w10:wrap anchorx="page" anchory="page"/>
              </v:shape>
            </w:pict>
          </mc:Fallback>
        </mc:AlternateContent>
      </w:r>
      <w:r w:rsidRPr="00394F2E">
        <w:rPr>
          <w:rFonts w:asciiTheme="majorBidi" w:hAnsiTheme="majorBidi" w:cstheme="majorBidi"/>
          <w:b/>
          <w:color w:val="1F3863"/>
          <w:sz w:val="28"/>
          <w:u w:val="single" w:color="1F3863"/>
        </w:rPr>
        <w:t>Stage</w:t>
      </w:r>
      <w:r w:rsidRPr="00394F2E">
        <w:rPr>
          <w:rFonts w:asciiTheme="majorBidi" w:hAnsiTheme="majorBidi" w:cstheme="majorBidi"/>
          <w:b/>
          <w:color w:val="1F3863"/>
          <w:spacing w:val="-6"/>
          <w:sz w:val="28"/>
          <w:u w:val="single" w:color="1F3863"/>
        </w:rPr>
        <w:t xml:space="preserve"> </w:t>
      </w:r>
      <w:r w:rsidRPr="00394F2E">
        <w:rPr>
          <w:rFonts w:asciiTheme="majorBidi" w:hAnsiTheme="majorBidi" w:cstheme="majorBidi"/>
          <w:b/>
          <w:color w:val="1F3863"/>
          <w:sz w:val="28"/>
          <w:u w:val="single" w:color="1F3863"/>
        </w:rPr>
        <w:t>effectué</w:t>
      </w:r>
      <w:r w:rsidRPr="00394F2E">
        <w:rPr>
          <w:rFonts w:asciiTheme="majorBidi" w:hAnsiTheme="majorBidi" w:cstheme="majorBidi"/>
          <w:b/>
          <w:color w:val="1F3863"/>
          <w:spacing w:val="-4"/>
          <w:sz w:val="28"/>
          <w:u w:val="single" w:color="1F3863"/>
        </w:rPr>
        <w:t xml:space="preserve"> </w:t>
      </w:r>
      <w:r w:rsidRPr="00394F2E">
        <w:rPr>
          <w:rFonts w:asciiTheme="majorBidi" w:hAnsiTheme="majorBidi" w:cstheme="majorBidi"/>
          <w:b/>
          <w:color w:val="1F3863"/>
          <w:sz w:val="28"/>
          <w:u w:val="single" w:color="1F3863"/>
        </w:rPr>
        <w:t>à</w:t>
      </w:r>
      <w:r w:rsidRPr="00394F2E">
        <w:rPr>
          <w:rFonts w:asciiTheme="majorBidi" w:hAnsiTheme="majorBidi" w:cstheme="majorBidi"/>
          <w:b/>
          <w:color w:val="1F3863"/>
          <w:spacing w:val="-2"/>
          <w:sz w:val="28"/>
          <w:u w:val="single" w:color="1F3863"/>
        </w:rPr>
        <w:t xml:space="preserve"> </w:t>
      </w:r>
      <w:r w:rsidRPr="00394F2E">
        <w:rPr>
          <w:rFonts w:asciiTheme="majorBidi" w:hAnsiTheme="majorBidi" w:cstheme="majorBidi"/>
          <w:b/>
          <w:color w:val="1F3863"/>
          <w:spacing w:val="-10"/>
          <w:sz w:val="28"/>
          <w:u w:val="single" w:color="1F3863"/>
        </w:rPr>
        <w:t>:</w:t>
      </w:r>
    </w:p>
    <w:p w14:paraId="25EE1534" w14:textId="482400F0" w:rsidR="006D71A4" w:rsidRPr="00394F2E" w:rsidRDefault="006D71A4" w:rsidP="006D71A4">
      <w:pPr>
        <w:spacing w:before="189"/>
        <w:ind w:left="304"/>
        <w:rPr>
          <w:rFonts w:asciiTheme="majorBidi" w:hAnsiTheme="majorBidi" w:cstheme="majorBidi"/>
          <w:sz w:val="28"/>
        </w:rPr>
      </w:pPr>
      <w:r w:rsidRPr="00394F2E">
        <w:rPr>
          <w:rFonts w:asciiTheme="majorBidi" w:hAnsiTheme="majorBidi" w:cstheme="majorBidi"/>
          <w:spacing w:val="-2"/>
          <w:sz w:val="28"/>
        </w:rPr>
        <w:t xml:space="preserve">MAP </w:t>
      </w:r>
      <w:r w:rsidR="001866AD">
        <w:rPr>
          <w:rFonts w:asciiTheme="majorBidi" w:hAnsiTheme="majorBidi" w:cstheme="majorBidi"/>
          <w:spacing w:val="-2"/>
          <w:sz w:val="28"/>
        </w:rPr>
        <w:t xml:space="preserve">- </w:t>
      </w:r>
      <w:r w:rsidRPr="00394F2E">
        <w:rPr>
          <w:rFonts w:asciiTheme="majorBidi" w:hAnsiTheme="majorBidi" w:cstheme="majorBidi"/>
          <w:spacing w:val="-2"/>
          <w:sz w:val="28"/>
        </w:rPr>
        <w:t>Rabat</w:t>
      </w:r>
    </w:p>
    <w:p w14:paraId="39B03B2A" w14:textId="62E50C4D" w:rsidR="006D71A4" w:rsidRPr="00394F2E" w:rsidRDefault="006D71A4" w:rsidP="006D71A4">
      <w:pPr>
        <w:tabs>
          <w:tab w:val="left" w:pos="2880"/>
          <w:tab w:val="left" w:leader="dot" w:pos="3139"/>
        </w:tabs>
        <w:spacing w:before="186"/>
        <w:ind w:left="304"/>
        <w:jc w:val="both"/>
        <w:rPr>
          <w:rFonts w:asciiTheme="majorBidi" w:hAnsiTheme="majorBidi" w:cstheme="majorBidi"/>
          <w:b/>
          <w:sz w:val="28"/>
          <w:u w:val="single"/>
        </w:rPr>
      </w:pPr>
      <w:r w:rsidRPr="00394F2E">
        <w:rPr>
          <w:rFonts w:asciiTheme="majorBidi" w:hAnsiTheme="majorBidi" w:cstheme="majorBidi"/>
          <w:b/>
          <w:color w:val="1F3863"/>
          <w:sz w:val="28"/>
          <w:u w:val="single"/>
        </w:rPr>
        <w:t xml:space="preserve">Soutenance le </w:t>
      </w:r>
      <w:r w:rsidR="001866AD">
        <w:rPr>
          <w:rFonts w:asciiTheme="majorBidi" w:hAnsiTheme="majorBidi" w:cstheme="majorBidi"/>
          <w:b/>
          <w:color w:val="1F3863"/>
          <w:sz w:val="28"/>
          <w:u w:val="single"/>
        </w:rPr>
        <w:t>04</w:t>
      </w:r>
      <w:r w:rsidR="00635189" w:rsidRPr="00394F2E">
        <w:rPr>
          <w:rFonts w:asciiTheme="majorBidi" w:hAnsiTheme="majorBidi" w:cstheme="majorBidi"/>
          <w:b/>
          <w:color w:val="1F3863"/>
          <w:sz w:val="28"/>
          <w:u w:val="single"/>
        </w:rPr>
        <w:t>/</w:t>
      </w:r>
      <w:r w:rsidR="001866AD">
        <w:rPr>
          <w:rFonts w:asciiTheme="majorBidi" w:hAnsiTheme="majorBidi" w:cstheme="majorBidi"/>
          <w:b/>
          <w:color w:val="1F3863"/>
          <w:sz w:val="28"/>
          <w:u w:val="single"/>
        </w:rPr>
        <w:t>07</w:t>
      </w:r>
      <w:r w:rsidR="00635189" w:rsidRPr="00394F2E">
        <w:rPr>
          <w:rFonts w:asciiTheme="majorBidi" w:hAnsiTheme="majorBidi" w:cstheme="majorBidi"/>
          <w:b/>
          <w:color w:val="1F3863"/>
          <w:sz w:val="28"/>
          <w:u w:val="single"/>
        </w:rPr>
        <w:t>/</w:t>
      </w:r>
      <w:r w:rsidRPr="00394F2E">
        <w:rPr>
          <w:rFonts w:asciiTheme="majorBidi" w:hAnsiTheme="majorBidi" w:cstheme="majorBidi"/>
          <w:b/>
          <w:color w:val="1F3863"/>
          <w:sz w:val="28"/>
          <w:u w:val="single"/>
        </w:rPr>
        <w:t>2026</w:t>
      </w:r>
      <w:r w:rsidRPr="00394F2E">
        <w:rPr>
          <w:rFonts w:asciiTheme="majorBidi" w:hAnsiTheme="majorBidi" w:cstheme="majorBidi"/>
          <w:b/>
          <w:color w:val="1F3863"/>
          <w:spacing w:val="-3"/>
          <w:sz w:val="28"/>
          <w:u w:val="single"/>
        </w:rPr>
        <w:t xml:space="preserve"> </w:t>
      </w:r>
      <w:r w:rsidRPr="00394F2E">
        <w:rPr>
          <w:rFonts w:asciiTheme="majorBidi" w:hAnsiTheme="majorBidi" w:cstheme="majorBidi"/>
          <w:b/>
          <w:color w:val="1F3863"/>
          <w:sz w:val="28"/>
          <w:u w:val="single"/>
        </w:rPr>
        <w:t>devant</w:t>
      </w:r>
      <w:r w:rsidRPr="00394F2E">
        <w:rPr>
          <w:rFonts w:asciiTheme="majorBidi" w:hAnsiTheme="majorBidi" w:cstheme="majorBidi"/>
          <w:b/>
          <w:color w:val="1F3863"/>
          <w:spacing w:val="-2"/>
          <w:sz w:val="28"/>
          <w:u w:val="single"/>
        </w:rPr>
        <w:t xml:space="preserve"> </w:t>
      </w:r>
      <w:r w:rsidRPr="00394F2E">
        <w:rPr>
          <w:rFonts w:asciiTheme="majorBidi" w:hAnsiTheme="majorBidi" w:cstheme="majorBidi"/>
          <w:b/>
          <w:color w:val="1F3863"/>
          <w:sz w:val="28"/>
          <w:u w:val="single"/>
        </w:rPr>
        <w:t>le</w:t>
      </w:r>
      <w:r w:rsidRPr="00394F2E">
        <w:rPr>
          <w:rFonts w:asciiTheme="majorBidi" w:hAnsiTheme="majorBidi" w:cstheme="majorBidi"/>
          <w:b/>
          <w:color w:val="1F3863"/>
          <w:spacing w:val="-2"/>
          <w:sz w:val="28"/>
          <w:u w:val="single"/>
        </w:rPr>
        <w:t xml:space="preserve"> </w:t>
      </w:r>
      <w:r w:rsidRPr="00394F2E">
        <w:rPr>
          <w:rFonts w:asciiTheme="majorBidi" w:hAnsiTheme="majorBidi" w:cstheme="majorBidi"/>
          <w:b/>
          <w:color w:val="1F3863"/>
          <w:sz w:val="28"/>
          <w:u w:val="single"/>
        </w:rPr>
        <w:t>Jury</w:t>
      </w:r>
      <w:r w:rsidRPr="00394F2E">
        <w:rPr>
          <w:rFonts w:asciiTheme="majorBidi" w:hAnsiTheme="majorBidi" w:cstheme="majorBidi"/>
          <w:b/>
          <w:color w:val="1F3863"/>
          <w:spacing w:val="-2"/>
          <w:sz w:val="28"/>
          <w:u w:val="single"/>
        </w:rPr>
        <w:t xml:space="preserve"> </w:t>
      </w:r>
      <w:r w:rsidRPr="00394F2E">
        <w:rPr>
          <w:rFonts w:asciiTheme="majorBidi" w:hAnsiTheme="majorBidi" w:cstheme="majorBidi"/>
          <w:b/>
          <w:color w:val="1F3863"/>
          <w:spacing w:val="-10"/>
          <w:sz w:val="28"/>
          <w:u w:val="single"/>
        </w:rPr>
        <w:t>:</w:t>
      </w:r>
    </w:p>
    <w:p w14:paraId="38DA9AD7" w14:textId="5D96F292" w:rsidR="006D71A4" w:rsidRPr="00394F2E" w:rsidRDefault="006D71A4" w:rsidP="006D71A4">
      <w:pPr>
        <w:spacing w:before="186" w:line="372" w:lineRule="auto"/>
        <w:ind w:left="304" w:right="6700"/>
        <w:jc w:val="both"/>
        <w:rPr>
          <w:rFonts w:asciiTheme="majorBidi" w:hAnsiTheme="majorBidi" w:cstheme="majorBidi"/>
          <w:sz w:val="28"/>
        </w:rPr>
      </w:pPr>
      <w:r w:rsidRPr="00394F2E">
        <w:rPr>
          <w:rFonts w:asciiTheme="majorBidi" w:hAnsiTheme="majorBidi" w:cstheme="majorBidi"/>
          <w:sz w:val="28"/>
        </w:rPr>
        <w:t>M/MME……………………………M/MME……………………………</w:t>
      </w:r>
      <w:r w:rsidRPr="00394F2E">
        <w:rPr>
          <w:rFonts w:asciiTheme="majorBidi" w:hAnsiTheme="majorBidi" w:cstheme="majorBidi"/>
          <w:sz w:val="28"/>
        </w:rPr>
        <w:lastRenderedPageBreak/>
        <w:t>M/MME</w:t>
      </w:r>
      <w:r w:rsidRPr="00394F2E">
        <w:rPr>
          <w:rFonts w:asciiTheme="majorBidi" w:hAnsiTheme="majorBidi" w:cstheme="majorBidi"/>
          <w:spacing w:val="-2"/>
          <w:sz w:val="28"/>
        </w:rPr>
        <w:t>……………………………</w:t>
      </w:r>
      <w:r w:rsidR="001866AD" w:rsidRPr="001866AD">
        <w:rPr>
          <w:rFonts w:asciiTheme="majorBidi" w:hAnsiTheme="majorBidi" w:cstheme="majorBidi"/>
          <w:sz w:val="28"/>
        </w:rPr>
        <w:t xml:space="preserve"> </w:t>
      </w:r>
      <w:r w:rsidR="001866AD" w:rsidRPr="00394F2E">
        <w:rPr>
          <w:rFonts w:asciiTheme="majorBidi" w:hAnsiTheme="majorBidi" w:cstheme="majorBidi"/>
          <w:sz w:val="28"/>
        </w:rPr>
        <w:t>M/MME</w:t>
      </w:r>
      <w:r w:rsidR="001866AD" w:rsidRPr="00394F2E">
        <w:rPr>
          <w:rFonts w:asciiTheme="majorBidi" w:hAnsiTheme="majorBidi" w:cstheme="majorBidi"/>
          <w:spacing w:val="-2"/>
          <w:sz w:val="28"/>
        </w:rPr>
        <w:t xml:space="preserve"> …………………………</w:t>
      </w:r>
      <w:r w:rsidRPr="00394F2E">
        <w:rPr>
          <w:rFonts w:asciiTheme="majorBidi" w:hAnsiTheme="majorBidi" w:cstheme="majorBidi"/>
          <w:spacing w:val="-2"/>
          <w:sz w:val="28"/>
        </w:rPr>
        <w:t>…</w:t>
      </w:r>
    </w:p>
    <w:p w14:paraId="3573091E" w14:textId="77777777" w:rsidR="006D71A4" w:rsidRPr="00394F2E" w:rsidRDefault="006D71A4" w:rsidP="006D71A4">
      <w:pPr>
        <w:jc w:val="center"/>
        <w:rPr>
          <w:rFonts w:asciiTheme="majorBidi" w:hAnsiTheme="majorBidi" w:cstheme="majorBidi"/>
          <w:b/>
          <w:sz w:val="28"/>
        </w:rPr>
      </w:pPr>
    </w:p>
    <w:p w14:paraId="193183AA" w14:textId="77777777" w:rsidR="006D71A4" w:rsidRPr="00394F2E" w:rsidRDefault="006D71A4" w:rsidP="006D71A4">
      <w:pPr>
        <w:jc w:val="center"/>
        <w:rPr>
          <w:rFonts w:asciiTheme="majorBidi" w:hAnsiTheme="majorBidi" w:cstheme="majorBidi"/>
          <w:b/>
          <w:sz w:val="28"/>
        </w:rPr>
      </w:pPr>
    </w:p>
    <w:p w14:paraId="1B94DA57" w14:textId="77777777" w:rsidR="006D71A4" w:rsidRPr="00394F2E" w:rsidRDefault="006D71A4" w:rsidP="006D71A4">
      <w:pPr>
        <w:rPr>
          <w:rFonts w:asciiTheme="majorBidi" w:hAnsiTheme="majorBidi" w:cstheme="majorBidi"/>
          <w:sz w:val="28"/>
        </w:rPr>
      </w:pPr>
    </w:p>
    <w:p w14:paraId="3888FD52" w14:textId="77777777" w:rsidR="006D71A4" w:rsidRPr="00394F2E" w:rsidRDefault="006D71A4" w:rsidP="006D71A4">
      <w:pPr>
        <w:rPr>
          <w:rFonts w:asciiTheme="majorBidi" w:hAnsiTheme="majorBidi" w:cstheme="majorBidi"/>
          <w:sz w:val="28"/>
        </w:rPr>
      </w:pPr>
    </w:p>
    <w:p w14:paraId="7A6AF1BA" w14:textId="77777777" w:rsidR="006D71A4" w:rsidRPr="00394F2E" w:rsidRDefault="006D71A4" w:rsidP="006D71A4">
      <w:pPr>
        <w:rPr>
          <w:rFonts w:asciiTheme="majorBidi" w:hAnsiTheme="majorBidi" w:cstheme="majorBidi"/>
          <w:sz w:val="28"/>
        </w:rPr>
      </w:pPr>
    </w:p>
    <w:p w14:paraId="73C85C96" w14:textId="77777777" w:rsidR="006D71A4" w:rsidRPr="00394F2E" w:rsidRDefault="006D71A4" w:rsidP="006D71A4">
      <w:pPr>
        <w:rPr>
          <w:rFonts w:asciiTheme="majorBidi" w:hAnsiTheme="majorBidi" w:cstheme="majorBidi"/>
          <w:sz w:val="28"/>
        </w:rPr>
      </w:pPr>
    </w:p>
    <w:p w14:paraId="6894D59C" w14:textId="77777777" w:rsidR="006D71A4" w:rsidRPr="00394F2E" w:rsidRDefault="006D71A4" w:rsidP="006D71A4">
      <w:pPr>
        <w:rPr>
          <w:rFonts w:asciiTheme="majorBidi" w:hAnsiTheme="majorBidi" w:cstheme="majorBidi"/>
          <w:sz w:val="28"/>
        </w:rPr>
      </w:pPr>
    </w:p>
    <w:p w14:paraId="30D3A9E6" w14:textId="77777777" w:rsidR="006D71A4" w:rsidRPr="00394F2E" w:rsidRDefault="006D71A4" w:rsidP="006D71A4">
      <w:pPr>
        <w:rPr>
          <w:rFonts w:asciiTheme="majorBidi" w:hAnsiTheme="majorBidi" w:cstheme="majorBidi"/>
          <w:sz w:val="28"/>
        </w:rPr>
      </w:pPr>
    </w:p>
    <w:p w14:paraId="4329A96E" w14:textId="77777777" w:rsidR="006D71A4" w:rsidRPr="00394F2E" w:rsidRDefault="006D71A4" w:rsidP="006D71A4">
      <w:pPr>
        <w:rPr>
          <w:rFonts w:asciiTheme="majorBidi" w:hAnsiTheme="majorBidi" w:cstheme="majorBidi"/>
          <w:sz w:val="28"/>
        </w:rPr>
      </w:pPr>
    </w:p>
    <w:p w14:paraId="3055C8BD" w14:textId="77777777" w:rsidR="006D71A4" w:rsidRPr="00394F2E" w:rsidRDefault="006D71A4" w:rsidP="006D71A4">
      <w:pPr>
        <w:rPr>
          <w:rFonts w:asciiTheme="majorBidi" w:hAnsiTheme="majorBidi" w:cstheme="majorBidi"/>
          <w:sz w:val="28"/>
        </w:rPr>
      </w:pPr>
    </w:p>
    <w:p w14:paraId="6602C416" w14:textId="77777777" w:rsidR="006D71A4" w:rsidRPr="00394F2E" w:rsidRDefault="006D71A4" w:rsidP="006D71A4">
      <w:pPr>
        <w:rPr>
          <w:rFonts w:asciiTheme="majorBidi" w:hAnsiTheme="majorBidi" w:cstheme="majorBidi"/>
          <w:sz w:val="28"/>
        </w:rPr>
      </w:pPr>
    </w:p>
    <w:p w14:paraId="1329807F" w14:textId="77777777" w:rsidR="006D71A4" w:rsidRPr="00394F2E" w:rsidRDefault="006D71A4" w:rsidP="006D71A4">
      <w:pPr>
        <w:rPr>
          <w:rFonts w:asciiTheme="majorBidi" w:hAnsiTheme="majorBidi" w:cstheme="majorBidi"/>
          <w:sz w:val="28"/>
        </w:rPr>
      </w:pPr>
    </w:p>
    <w:p w14:paraId="3A334F52" w14:textId="77777777" w:rsidR="006D71A4" w:rsidRPr="00394F2E" w:rsidRDefault="006D71A4" w:rsidP="006D71A4">
      <w:pPr>
        <w:rPr>
          <w:rFonts w:asciiTheme="majorBidi" w:hAnsiTheme="majorBidi" w:cstheme="majorBidi"/>
          <w:sz w:val="28"/>
        </w:rPr>
      </w:pPr>
    </w:p>
    <w:p w14:paraId="5D76C5B1" w14:textId="77777777" w:rsidR="006D71A4" w:rsidRPr="00394F2E" w:rsidRDefault="006D71A4" w:rsidP="006D71A4">
      <w:pPr>
        <w:rPr>
          <w:rFonts w:asciiTheme="majorBidi" w:hAnsiTheme="majorBidi" w:cstheme="majorBidi"/>
          <w:sz w:val="28"/>
        </w:rPr>
      </w:pPr>
    </w:p>
    <w:p w14:paraId="308B0D64" w14:textId="77777777" w:rsidR="006D71A4" w:rsidRPr="00394F2E" w:rsidRDefault="006D71A4" w:rsidP="006D71A4">
      <w:pPr>
        <w:rPr>
          <w:rFonts w:asciiTheme="majorBidi" w:hAnsiTheme="majorBidi" w:cstheme="majorBidi"/>
          <w:sz w:val="28"/>
        </w:rPr>
      </w:pPr>
    </w:p>
    <w:p w14:paraId="618D72FE" w14:textId="77777777" w:rsidR="006D71A4" w:rsidRPr="00394F2E" w:rsidRDefault="006D71A4" w:rsidP="006D71A4">
      <w:pPr>
        <w:rPr>
          <w:rFonts w:asciiTheme="majorBidi" w:hAnsiTheme="majorBidi" w:cstheme="majorBidi"/>
          <w:sz w:val="28"/>
        </w:rPr>
      </w:pPr>
    </w:p>
    <w:p w14:paraId="0A8166EC" w14:textId="77777777" w:rsidR="006D71A4" w:rsidRPr="00394F2E" w:rsidRDefault="006D71A4" w:rsidP="006D71A4">
      <w:pPr>
        <w:rPr>
          <w:rFonts w:asciiTheme="majorBidi" w:hAnsiTheme="majorBidi" w:cstheme="majorBidi"/>
          <w:sz w:val="28"/>
        </w:rPr>
      </w:pPr>
    </w:p>
    <w:p w14:paraId="21562DC0" w14:textId="77777777" w:rsidR="006D71A4" w:rsidRPr="00394F2E" w:rsidRDefault="006D71A4" w:rsidP="006D71A4">
      <w:pPr>
        <w:rPr>
          <w:rFonts w:asciiTheme="majorBidi" w:hAnsiTheme="majorBidi" w:cstheme="majorBidi"/>
          <w:sz w:val="28"/>
        </w:rPr>
      </w:pPr>
    </w:p>
    <w:p w14:paraId="0225D334" w14:textId="77777777" w:rsidR="006D71A4" w:rsidRPr="00394F2E" w:rsidRDefault="006D71A4" w:rsidP="006D71A4">
      <w:pPr>
        <w:rPr>
          <w:rFonts w:asciiTheme="majorBidi" w:hAnsiTheme="majorBidi" w:cstheme="majorBidi"/>
          <w:sz w:val="28"/>
        </w:rPr>
      </w:pPr>
    </w:p>
    <w:p w14:paraId="00242B11" w14:textId="77777777" w:rsidR="006D71A4" w:rsidRPr="00394F2E" w:rsidRDefault="006D71A4" w:rsidP="006D71A4">
      <w:pPr>
        <w:rPr>
          <w:rFonts w:asciiTheme="majorBidi" w:hAnsiTheme="majorBidi" w:cstheme="majorBidi"/>
          <w:sz w:val="28"/>
        </w:rPr>
      </w:pPr>
    </w:p>
    <w:p w14:paraId="0694CEFF" w14:textId="77777777" w:rsidR="006D71A4" w:rsidRPr="00394F2E" w:rsidRDefault="006D71A4" w:rsidP="006D71A4">
      <w:pPr>
        <w:rPr>
          <w:rFonts w:asciiTheme="majorBidi" w:hAnsiTheme="majorBidi" w:cstheme="majorBidi"/>
          <w:sz w:val="28"/>
        </w:rPr>
      </w:pPr>
    </w:p>
    <w:p w14:paraId="15D5D05F" w14:textId="77777777" w:rsidR="006D71A4" w:rsidRPr="00394F2E" w:rsidRDefault="006D71A4" w:rsidP="006D71A4">
      <w:pPr>
        <w:rPr>
          <w:rFonts w:asciiTheme="majorBidi" w:hAnsiTheme="majorBidi" w:cstheme="majorBidi"/>
          <w:sz w:val="28"/>
        </w:rPr>
      </w:pPr>
    </w:p>
    <w:p w14:paraId="46A77788" w14:textId="77777777" w:rsidR="006D71A4" w:rsidRPr="00394F2E" w:rsidRDefault="006D71A4" w:rsidP="006D71A4">
      <w:pPr>
        <w:rPr>
          <w:rFonts w:asciiTheme="majorBidi" w:hAnsiTheme="majorBidi" w:cstheme="majorBidi"/>
          <w:sz w:val="28"/>
        </w:rPr>
      </w:pPr>
    </w:p>
    <w:p w14:paraId="21A1692C" w14:textId="77777777" w:rsidR="006D71A4" w:rsidRPr="00394F2E" w:rsidRDefault="006D71A4" w:rsidP="006D71A4">
      <w:pPr>
        <w:rPr>
          <w:rFonts w:asciiTheme="majorBidi" w:hAnsiTheme="majorBidi" w:cstheme="majorBidi"/>
          <w:sz w:val="28"/>
        </w:rPr>
      </w:pPr>
    </w:p>
    <w:p w14:paraId="484C872A" w14:textId="77777777" w:rsidR="006D71A4" w:rsidRPr="00394F2E" w:rsidRDefault="006D71A4" w:rsidP="006D71A4">
      <w:pPr>
        <w:rPr>
          <w:rFonts w:asciiTheme="majorBidi" w:hAnsiTheme="majorBidi" w:cstheme="majorBidi"/>
          <w:sz w:val="28"/>
        </w:rPr>
      </w:pPr>
    </w:p>
    <w:p w14:paraId="3AEA295B" w14:textId="77777777" w:rsidR="006D71A4" w:rsidRPr="00394F2E" w:rsidRDefault="006D71A4" w:rsidP="006D71A4">
      <w:pPr>
        <w:rPr>
          <w:rFonts w:asciiTheme="majorBidi" w:hAnsiTheme="majorBidi" w:cstheme="majorBidi"/>
          <w:sz w:val="28"/>
        </w:rPr>
      </w:pPr>
    </w:p>
    <w:p w14:paraId="44414C65" w14:textId="77777777" w:rsidR="006D71A4" w:rsidRPr="00394F2E" w:rsidRDefault="006D71A4" w:rsidP="006D71A4">
      <w:pPr>
        <w:rPr>
          <w:rFonts w:asciiTheme="majorBidi" w:hAnsiTheme="majorBidi" w:cstheme="majorBidi"/>
          <w:sz w:val="28"/>
        </w:rPr>
      </w:pPr>
    </w:p>
    <w:p w14:paraId="181C8B59" w14:textId="77777777" w:rsidR="006D71A4" w:rsidRPr="00394F2E" w:rsidRDefault="006D71A4" w:rsidP="006D71A4">
      <w:pPr>
        <w:rPr>
          <w:rFonts w:asciiTheme="majorBidi" w:hAnsiTheme="majorBidi" w:cstheme="majorBidi"/>
          <w:sz w:val="28"/>
        </w:rPr>
      </w:pPr>
    </w:p>
    <w:p w14:paraId="1A1A81D8" w14:textId="77777777" w:rsidR="006D71A4" w:rsidRPr="00394F2E" w:rsidRDefault="006D71A4" w:rsidP="006D71A4">
      <w:pPr>
        <w:rPr>
          <w:rFonts w:asciiTheme="majorBidi" w:hAnsiTheme="majorBidi" w:cstheme="majorBidi"/>
          <w:sz w:val="28"/>
        </w:rPr>
      </w:pPr>
    </w:p>
    <w:p w14:paraId="05F3EAE7" w14:textId="77777777" w:rsidR="006D71A4" w:rsidRPr="00394F2E" w:rsidRDefault="006D71A4" w:rsidP="006D71A4">
      <w:pPr>
        <w:tabs>
          <w:tab w:val="left" w:pos="8000"/>
        </w:tabs>
        <w:rPr>
          <w:rFonts w:asciiTheme="majorBidi" w:hAnsiTheme="majorBidi" w:cstheme="majorBidi"/>
          <w:b/>
          <w:sz w:val="28"/>
        </w:rPr>
      </w:pPr>
    </w:p>
    <w:p w14:paraId="79875291" w14:textId="77777777" w:rsidR="006D71A4" w:rsidRPr="00394F2E" w:rsidRDefault="006D71A4" w:rsidP="006D71A4">
      <w:pPr>
        <w:tabs>
          <w:tab w:val="left" w:pos="2470"/>
        </w:tabs>
        <w:ind w:left="0"/>
        <w:rPr>
          <w:rFonts w:asciiTheme="majorBidi" w:hAnsiTheme="majorBidi" w:cstheme="majorBidi"/>
          <w:sz w:val="28"/>
        </w:rPr>
        <w:sectPr w:rsidR="006D71A4" w:rsidRPr="00394F2E" w:rsidSect="006D71A4">
          <w:type w:val="continuous"/>
          <w:pgSz w:w="11910" w:h="16840"/>
          <w:pgMar w:top="0" w:right="283" w:bottom="0" w:left="425" w:header="720" w:footer="874" w:gutter="0"/>
          <w:pgNumType w:fmt="lowerRoman" w:start="1"/>
          <w:cols w:space="720"/>
        </w:sectPr>
      </w:pPr>
    </w:p>
    <w:p w14:paraId="57777CC9" w14:textId="77777777" w:rsidR="006D71A4" w:rsidRPr="00394F2E" w:rsidRDefault="006D71A4" w:rsidP="006D71A4">
      <w:pPr>
        <w:pStyle w:val="BodyText"/>
        <w:spacing w:before="42"/>
        <w:ind w:left="0"/>
        <w:rPr>
          <w:rFonts w:asciiTheme="majorBidi" w:hAnsiTheme="majorBidi" w:cstheme="majorBidi"/>
          <w:b/>
          <w:sz w:val="36"/>
        </w:rPr>
      </w:pPr>
      <w:bookmarkStart w:id="0" w:name="_bookmark0"/>
      <w:bookmarkEnd w:id="0"/>
    </w:p>
    <w:p w14:paraId="1DFB0B74" w14:textId="77777777" w:rsidR="006D71A4" w:rsidRPr="00394F2E" w:rsidRDefault="006D71A4" w:rsidP="006D71A4">
      <w:pPr>
        <w:pStyle w:val="Ddicace"/>
        <w:rPr>
          <w:rFonts w:asciiTheme="majorBidi" w:hAnsiTheme="majorBidi" w:cstheme="majorBidi"/>
          <w:b/>
          <w:bCs/>
          <w:spacing w:val="-10"/>
          <w:sz w:val="96"/>
          <w:szCs w:val="96"/>
        </w:rPr>
      </w:pPr>
      <w:r w:rsidRPr="00394F2E">
        <w:rPr>
          <w:rFonts w:asciiTheme="majorBidi" w:hAnsiTheme="majorBidi" w:cstheme="majorBidi"/>
          <w:b/>
          <w:bCs/>
          <w:sz w:val="96"/>
          <w:szCs w:val="96"/>
        </w:rPr>
        <w:t>Dédicace</w:t>
      </w:r>
      <w:r w:rsidRPr="00394F2E">
        <w:rPr>
          <w:rFonts w:asciiTheme="majorBidi" w:hAnsiTheme="majorBidi" w:cstheme="majorBidi"/>
          <w:b/>
          <w:bCs/>
          <w:spacing w:val="-4"/>
          <w:sz w:val="96"/>
          <w:szCs w:val="96"/>
        </w:rPr>
        <w:t xml:space="preserve"> </w:t>
      </w:r>
    </w:p>
    <w:p w14:paraId="2A8BFD79" w14:textId="77777777" w:rsidR="006D71A4" w:rsidRPr="00394F2E" w:rsidRDefault="006D71A4" w:rsidP="006D71A4">
      <w:pPr>
        <w:spacing w:before="170" w:line="350" w:lineRule="auto"/>
        <w:ind w:left="1282" w:right="1156"/>
        <w:jc w:val="center"/>
        <w:rPr>
          <w:rFonts w:asciiTheme="majorBidi" w:hAnsiTheme="majorBidi" w:cstheme="majorBidi"/>
          <w:iCs/>
          <w:sz w:val="32"/>
        </w:rPr>
      </w:pPr>
    </w:p>
    <w:p w14:paraId="68EA9551"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69388B34"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140A22D7"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B9E88B4"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55B259D"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256148C0"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078E7E40"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6618D63F"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6FA98BEE"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F9F8998"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45C7E7A"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78EB82E7"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5BB4C36C"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84E6E20"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A1B6095"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1B4E070D"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5787D3B6" w14:textId="77777777" w:rsidR="006D71A4" w:rsidRPr="00394F2E" w:rsidRDefault="006D71A4" w:rsidP="006D71A4">
      <w:pPr>
        <w:ind w:left="1332" w:right="1209"/>
        <w:jc w:val="center"/>
        <w:rPr>
          <w:rFonts w:asciiTheme="majorBidi" w:hAnsiTheme="majorBidi" w:cstheme="majorBidi"/>
          <w:iCs/>
          <w:sz w:val="32"/>
        </w:rPr>
      </w:pPr>
    </w:p>
    <w:p w14:paraId="10D1D545" w14:textId="77777777" w:rsidR="006D71A4" w:rsidRPr="00394F2E" w:rsidRDefault="006D71A4" w:rsidP="006D71A4">
      <w:pPr>
        <w:ind w:left="0"/>
        <w:rPr>
          <w:rFonts w:asciiTheme="majorBidi" w:hAnsiTheme="majorBidi" w:cstheme="majorBidi"/>
          <w:i/>
          <w:spacing w:val="-2"/>
          <w:w w:val="85"/>
          <w:sz w:val="32"/>
        </w:rPr>
      </w:pPr>
    </w:p>
    <w:p w14:paraId="7B945D1C" w14:textId="3D2C04CF" w:rsidR="006D71A4" w:rsidRPr="00394F2E" w:rsidRDefault="006D71A4" w:rsidP="00192B4A">
      <w:pPr>
        <w:pStyle w:val="Heading2"/>
        <w:jc w:val="center"/>
        <w:rPr>
          <w:rFonts w:asciiTheme="majorBidi" w:hAnsiTheme="majorBidi"/>
          <w:b/>
          <w:bCs/>
        </w:rPr>
      </w:pPr>
      <w:bookmarkStart w:id="1" w:name="_bookmark1"/>
      <w:bookmarkStart w:id="2" w:name="_Toc232736080"/>
      <w:bookmarkEnd w:id="1"/>
      <w:r w:rsidRPr="00394F2E">
        <w:rPr>
          <w:rFonts w:asciiTheme="majorBidi" w:hAnsiTheme="majorBidi"/>
          <w:b/>
          <w:bCs/>
        </w:rPr>
        <w:lastRenderedPageBreak/>
        <w:t>Remerciements</w:t>
      </w:r>
      <w:bookmarkEnd w:id="2"/>
    </w:p>
    <w:p w14:paraId="1F686324" w14:textId="77777777" w:rsidR="00192B4A" w:rsidRPr="00394F2E" w:rsidRDefault="00192B4A" w:rsidP="00192B4A">
      <w:pPr>
        <w:rPr>
          <w:rFonts w:asciiTheme="majorBidi" w:hAnsiTheme="majorBidi" w:cstheme="majorBidi"/>
        </w:rPr>
      </w:pPr>
    </w:p>
    <w:p w14:paraId="4F9933E5" w14:textId="77777777" w:rsidR="0007157A" w:rsidRPr="00394F2E" w:rsidRDefault="0007157A" w:rsidP="0007157A">
      <w:pPr>
        <w:pStyle w:val="text"/>
        <w:jc w:val="center"/>
        <w:rPr>
          <w:lang w:val="fr-FR"/>
        </w:rPr>
      </w:pPr>
    </w:p>
    <w:p w14:paraId="24360E68" w14:textId="77777777" w:rsidR="006D71A4" w:rsidRPr="00394F2E" w:rsidRDefault="006D71A4" w:rsidP="0007157A">
      <w:pPr>
        <w:pStyle w:val="BodyText"/>
        <w:spacing w:before="24" w:line="360" w:lineRule="auto"/>
        <w:ind w:right="1137"/>
        <w:jc w:val="both"/>
        <w:rPr>
          <w:rFonts w:asciiTheme="majorBidi" w:hAnsiTheme="majorBidi" w:cstheme="majorBidi"/>
          <w:spacing w:val="-2"/>
        </w:rPr>
      </w:pPr>
    </w:p>
    <w:p w14:paraId="48D38339" w14:textId="77777777" w:rsidR="006D71A4" w:rsidRPr="00394F2E" w:rsidRDefault="006D71A4" w:rsidP="006D71A4">
      <w:pPr>
        <w:pStyle w:val="BodyText"/>
        <w:spacing w:before="24" w:line="360" w:lineRule="auto"/>
        <w:ind w:left="991" w:right="1137"/>
        <w:jc w:val="both"/>
        <w:rPr>
          <w:rFonts w:asciiTheme="majorBidi" w:hAnsiTheme="majorBidi" w:cstheme="majorBidi"/>
          <w:spacing w:val="-2"/>
        </w:rPr>
      </w:pPr>
    </w:p>
    <w:p w14:paraId="755DFA92" w14:textId="77777777" w:rsidR="006D71A4" w:rsidRPr="00394F2E" w:rsidRDefault="006D71A4" w:rsidP="006D71A4">
      <w:pPr>
        <w:pStyle w:val="BodyText"/>
        <w:spacing w:before="24" w:line="360" w:lineRule="auto"/>
        <w:ind w:left="991" w:right="1137"/>
        <w:jc w:val="both"/>
        <w:rPr>
          <w:rFonts w:asciiTheme="majorBidi" w:hAnsiTheme="majorBidi" w:cstheme="majorBidi"/>
          <w:spacing w:val="-2"/>
        </w:rPr>
      </w:pPr>
    </w:p>
    <w:p w14:paraId="31629D37" w14:textId="77777777" w:rsidR="006D71A4" w:rsidRPr="00394F2E" w:rsidRDefault="006D71A4" w:rsidP="006D71A4">
      <w:pPr>
        <w:pStyle w:val="BodyText"/>
        <w:spacing w:before="24" w:line="360" w:lineRule="auto"/>
        <w:ind w:left="991" w:right="1137"/>
        <w:jc w:val="both"/>
        <w:rPr>
          <w:rFonts w:asciiTheme="majorBidi" w:hAnsiTheme="majorBidi" w:cstheme="majorBidi"/>
          <w:spacing w:val="-2"/>
        </w:rPr>
      </w:pPr>
    </w:p>
    <w:p w14:paraId="2F36094B" w14:textId="77777777" w:rsidR="006D71A4" w:rsidRPr="00394F2E" w:rsidRDefault="006D71A4" w:rsidP="006D71A4">
      <w:pPr>
        <w:pStyle w:val="BodyText"/>
        <w:spacing w:before="24" w:line="360" w:lineRule="auto"/>
        <w:ind w:left="991" w:right="1137"/>
        <w:jc w:val="both"/>
        <w:rPr>
          <w:rFonts w:asciiTheme="majorBidi" w:hAnsiTheme="majorBidi" w:cstheme="majorBidi"/>
          <w:spacing w:val="-2"/>
        </w:rPr>
      </w:pPr>
    </w:p>
    <w:p w14:paraId="470F5292" w14:textId="77777777" w:rsidR="006D71A4" w:rsidRPr="00394F2E" w:rsidRDefault="006D71A4" w:rsidP="006D71A4">
      <w:pPr>
        <w:pStyle w:val="BodyText"/>
        <w:spacing w:before="24" w:line="360" w:lineRule="auto"/>
        <w:ind w:left="991" w:right="1137"/>
        <w:jc w:val="both"/>
        <w:rPr>
          <w:rFonts w:asciiTheme="majorBidi" w:hAnsiTheme="majorBidi" w:cstheme="majorBidi"/>
          <w:spacing w:val="-2"/>
        </w:rPr>
      </w:pPr>
      <w:r w:rsidRPr="00394F2E">
        <w:rPr>
          <w:rFonts w:asciiTheme="majorBidi" w:hAnsiTheme="majorBidi" w:cstheme="majorBidi"/>
          <w:spacing w:val="-2"/>
        </w:rPr>
        <w:br w:type="page"/>
      </w:r>
    </w:p>
    <w:p w14:paraId="31DF7A17" w14:textId="77777777" w:rsidR="006D71A4" w:rsidRPr="00394F2E" w:rsidRDefault="006D71A4" w:rsidP="00192B4A">
      <w:pPr>
        <w:pStyle w:val="Heading2"/>
        <w:jc w:val="center"/>
        <w:rPr>
          <w:rFonts w:asciiTheme="majorBidi" w:hAnsiTheme="majorBidi"/>
          <w:b/>
          <w:bCs/>
        </w:rPr>
      </w:pPr>
      <w:bookmarkStart w:id="3" w:name="_Toc232736081"/>
      <w:r w:rsidRPr="00394F2E">
        <w:rPr>
          <w:rFonts w:asciiTheme="majorBidi" w:hAnsiTheme="majorBidi"/>
          <w:b/>
          <w:bCs/>
        </w:rPr>
        <w:lastRenderedPageBreak/>
        <w:t>Liste des acronymes</w:t>
      </w:r>
      <w:bookmarkEnd w:id="3"/>
      <w:r w:rsidRPr="00394F2E">
        <w:rPr>
          <w:rFonts w:asciiTheme="majorBidi" w:hAnsiTheme="majorBidi"/>
          <w:b/>
          <w:bCs/>
        </w:rPr>
        <w:t xml:space="preserve"> </w:t>
      </w:r>
    </w:p>
    <w:p w14:paraId="655B9008" w14:textId="77777777" w:rsidR="006D71A4" w:rsidRPr="00394F2E" w:rsidRDefault="006D71A4" w:rsidP="00C126D6">
      <w:pPr>
        <w:rPr>
          <w:rFonts w:asciiTheme="majorBidi" w:hAnsiTheme="majorBidi"/>
        </w:rPr>
      </w:pPr>
    </w:p>
    <w:p w14:paraId="77F1F92E" w14:textId="2F50DFE8" w:rsidR="00192B4A" w:rsidRPr="00822E17" w:rsidRDefault="00192B4A" w:rsidP="00822E17">
      <w:pPr>
        <w:spacing w:line="480" w:lineRule="auto"/>
        <w:ind w:left="0" w:right="566"/>
        <w:rPr>
          <w:rFonts w:asciiTheme="majorBidi" w:hAnsiTheme="majorBidi" w:cstheme="majorBidi"/>
          <w:b/>
          <w:i/>
          <w:sz w:val="28"/>
          <w:szCs w:val="28"/>
        </w:rPr>
      </w:pPr>
      <w:r w:rsidRPr="00822E17">
        <w:rPr>
          <w:rFonts w:asciiTheme="majorBidi" w:hAnsiTheme="majorBidi" w:cstheme="majorBidi"/>
          <w:b/>
          <w:i/>
          <w:sz w:val="28"/>
          <w:szCs w:val="28"/>
        </w:rPr>
        <w:t>MAP</w:t>
      </w:r>
      <w:r w:rsidRPr="00822E17">
        <w:rPr>
          <w:rFonts w:asciiTheme="majorBidi" w:hAnsiTheme="majorBidi" w:cstheme="majorBidi"/>
          <w:b/>
          <w:i/>
          <w:sz w:val="28"/>
          <w:szCs w:val="28"/>
        </w:rPr>
        <w:tab/>
      </w:r>
      <w:r w:rsidRPr="00822E17">
        <w:rPr>
          <w:rFonts w:asciiTheme="majorBidi" w:hAnsiTheme="majorBidi" w:cstheme="majorBidi"/>
          <w:b/>
          <w:i/>
          <w:sz w:val="28"/>
          <w:szCs w:val="28"/>
        </w:rPr>
        <w:tab/>
        <w:t>:</w:t>
      </w:r>
      <w:r w:rsidRPr="00822E17">
        <w:rPr>
          <w:rFonts w:asciiTheme="majorBidi" w:hAnsiTheme="majorBidi" w:cstheme="majorBidi"/>
          <w:b/>
          <w:i/>
          <w:sz w:val="28"/>
          <w:szCs w:val="28"/>
        </w:rPr>
        <w:tab/>
      </w:r>
      <w:r w:rsidRPr="00822E17">
        <w:rPr>
          <w:rFonts w:asciiTheme="majorBidi" w:hAnsiTheme="majorBidi" w:cstheme="majorBidi"/>
          <w:b/>
          <w:i/>
          <w:sz w:val="28"/>
          <w:szCs w:val="28"/>
        </w:rPr>
        <w:tab/>
        <w:t>Maghreb Arabe Presse</w:t>
      </w:r>
    </w:p>
    <w:p w14:paraId="5ACB2210" w14:textId="4CAA998D" w:rsidR="00192B4A" w:rsidRPr="00822E17" w:rsidRDefault="00192B4A" w:rsidP="00822E17">
      <w:pPr>
        <w:spacing w:line="480" w:lineRule="auto"/>
        <w:ind w:left="0" w:right="566"/>
        <w:rPr>
          <w:rFonts w:asciiTheme="majorBidi" w:hAnsiTheme="majorBidi" w:cstheme="majorBidi"/>
          <w:b/>
          <w:i/>
          <w:sz w:val="28"/>
          <w:szCs w:val="28"/>
        </w:rPr>
      </w:pPr>
      <w:r w:rsidRPr="00822E17">
        <w:rPr>
          <w:rFonts w:asciiTheme="majorBidi" w:hAnsiTheme="majorBidi" w:cstheme="majorBidi"/>
          <w:b/>
          <w:i/>
          <w:sz w:val="28"/>
          <w:szCs w:val="28"/>
        </w:rPr>
        <w:t>EHEI</w:t>
      </w:r>
      <w:r w:rsidRPr="00822E17">
        <w:rPr>
          <w:rFonts w:asciiTheme="majorBidi" w:hAnsiTheme="majorBidi" w:cstheme="majorBidi"/>
          <w:b/>
          <w:i/>
          <w:sz w:val="28"/>
          <w:szCs w:val="28"/>
        </w:rPr>
        <w:tab/>
      </w:r>
      <w:r w:rsidRPr="00822E17">
        <w:rPr>
          <w:rFonts w:asciiTheme="majorBidi" w:hAnsiTheme="majorBidi" w:cstheme="majorBidi"/>
          <w:b/>
          <w:i/>
          <w:sz w:val="28"/>
          <w:szCs w:val="28"/>
        </w:rPr>
        <w:tab/>
        <w:t>:</w:t>
      </w:r>
      <w:r w:rsidRPr="00822E17">
        <w:rPr>
          <w:rFonts w:asciiTheme="majorBidi" w:hAnsiTheme="majorBidi" w:cstheme="majorBidi"/>
          <w:b/>
          <w:i/>
          <w:sz w:val="28"/>
          <w:szCs w:val="28"/>
        </w:rPr>
        <w:tab/>
      </w:r>
      <w:r w:rsidRPr="00822E17">
        <w:rPr>
          <w:rFonts w:asciiTheme="majorBidi" w:hAnsiTheme="majorBidi" w:cstheme="majorBidi"/>
          <w:b/>
          <w:i/>
          <w:sz w:val="28"/>
          <w:szCs w:val="28"/>
        </w:rPr>
        <w:tab/>
        <w:t>École des Hautes Études d’Ingénierie</w:t>
      </w:r>
    </w:p>
    <w:p w14:paraId="306D2C41" w14:textId="645AE9CF" w:rsidR="006D71A4" w:rsidRPr="00822E17" w:rsidRDefault="006D71A4" w:rsidP="00822E17">
      <w:pPr>
        <w:spacing w:line="480" w:lineRule="auto"/>
        <w:ind w:left="0" w:right="566"/>
        <w:rPr>
          <w:rFonts w:asciiTheme="majorBidi" w:hAnsiTheme="majorBidi" w:cstheme="majorBidi"/>
          <w:b/>
          <w:i/>
          <w:sz w:val="28"/>
          <w:szCs w:val="28"/>
        </w:rPr>
      </w:pPr>
      <w:commentRangeStart w:id="4"/>
      <w:r w:rsidRPr="00822E17">
        <w:rPr>
          <w:rFonts w:asciiTheme="majorBidi" w:hAnsiTheme="majorBidi" w:cstheme="majorBidi"/>
          <w:b/>
          <w:i/>
          <w:sz w:val="28"/>
          <w:szCs w:val="28"/>
        </w:rPr>
        <w:t>HTML</w:t>
      </w:r>
      <w:commentRangeEnd w:id="4"/>
      <w:r w:rsidR="00822E17" w:rsidRPr="00822E17">
        <w:rPr>
          <w:rStyle w:val="CommentReference"/>
          <w:rFonts w:asciiTheme="majorBidi" w:hAnsiTheme="majorBidi" w:cstheme="majorBidi"/>
          <w:sz w:val="28"/>
          <w:szCs w:val="28"/>
        </w:rPr>
        <w:commentReference w:id="4"/>
      </w:r>
      <w:r w:rsidRPr="00822E17">
        <w:rPr>
          <w:rFonts w:asciiTheme="majorBidi" w:hAnsiTheme="majorBidi" w:cstheme="majorBidi"/>
          <w:b/>
          <w:i/>
          <w:sz w:val="28"/>
          <w:szCs w:val="28"/>
        </w:rPr>
        <w:tab/>
        <w:t>:</w:t>
      </w:r>
      <w:r w:rsidRPr="00822E17">
        <w:rPr>
          <w:rFonts w:asciiTheme="majorBidi" w:hAnsiTheme="majorBidi" w:cstheme="majorBidi"/>
          <w:b/>
          <w:i/>
          <w:sz w:val="28"/>
          <w:szCs w:val="28"/>
        </w:rPr>
        <w:tab/>
      </w:r>
      <w:r w:rsidR="00822E17" w:rsidRPr="00822E17">
        <w:rPr>
          <w:rFonts w:asciiTheme="majorBidi" w:hAnsiTheme="majorBidi" w:cstheme="majorBidi"/>
          <w:b/>
          <w:i/>
          <w:sz w:val="28"/>
          <w:szCs w:val="28"/>
        </w:rPr>
        <w:t xml:space="preserve"> </w:t>
      </w:r>
      <w:r w:rsidR="00822E17" w:rsidRPr="00822E17">
        <w:rPr>
          <w:rFonts w:asciiTheme="majorBidi" w:hAnsiTheme="majorBidi" w:cstheme="majorBidi"/>
          <w:b/>
          <w:i/>
          <w:sz w:val="28"/>
          <w:szCs w:val="28"/>
        </w:rPr>
        <w:tab/>
      </w:r>
      <w:r w:rsidRPr="00822E17">
        <w:rPr>
          <w:rFonts w:asciiTheme="majorBidi" w:hAnsiTheme="majorBidi" w:cstheme="majorBidi"/>
          <w:b/>
          <w:i/>
          <w:sz w:val="28"/>
          <w:szCs w:val="28"/>
        </w:rPr>
        <w:t xml:space="preserve">HyperText Markup </w:t>
      </w:r>
      <w:proofErr w:type="spellStart"/>
      <w:r w:rsidRPr="00822E17">
        <w:rPr>
          <w:rFonts w:asciiTheme="majorBidi" w:hAnsiTheme="majorBidi" w:cstheme="majorBidi"/>
          <w:b/>
          <w:i/>
          <w:sz w:val="28"/>
          <w:szCs w:val="28"/>
        </w:rPr>
        <w:t>Language</w:t>
      </w:r>
      <w:proofErr w:type="spellEnd"/>
    </w:p>
    <w:p w14:paraId="20B2EB0B" w14:textId="0EC8A3E3" w:rsidR="006D71A4" w:rsidRPr="00822E17" w:rsidRDefault="006D71A4" w:rsidP="00822E17">
      <w:pPr>
        <w:spacing w:line="480" w:lineRule="auto"/>
        <w:ind w:left="0" w:right="566"/>
        <w:rPr>
          <w:rFonts w:asciiTheme="majorBidi" w:hAnsiTheme="majorBidi" w:cstheme="majorBidi"/>
          <w:b/>
          <w:i/>
          <w:sz w:val="28"/>
          <w:szCs w:val="28"/>
        </w:rPr>
      </w:pPr>
      <w:r w:rsidRPr="00822E17">
        <w:rPr>
          <w:rFonts w:asciiTheme="majorBidi" w:hAnsiTheme="majorBidi" w:cstheme="majorBidi"/>
          <w:b/>
          <w:i/>
          <w:sz w:val="28"/>
          <w:szCs w:val="28"/>
        </w:rPr>
        <w:t>SGBD</w:t>
      </w:r>
      <w:r w:rsidRPr="00822E17">
        <w:rPr>
          <w:rFonts w:asciiTheme="majorBidi" w:hAnsiTheme="majorBidi" w:cstheme="majorBidi"/>
          <w:b/>
          <w:i/>
          <w:sz w:val="28"/>
          <w:szCs w:val="28"/>
        </w:rPr>
        <w:tab/>
      </w:r>
      <w:r w:rsidRPr="00822E17">
        <w:rPr>
          <w:rFonts w:asciiTheme="majorBidi" w:hAnsiTheme="majorBidi" w:cstheme="majorBidi"/>
          <w:b/>
          <w:iCs/>
          <w:sz w:val="28"/>
          <w:szCs w:val="28"/>
        </w:rPr>
        <w:t>:</w:t>
      </w:r>
      <w:r w:rsidRPr="00822E17">
        <w:rPr>
          <w:rFonts w:asciiTheme="majorBidi" w:hAnsiTheme="majorBidi" w:cstheme="majorBidi"/>
          <w:b/>
          <w:i/>
          <w:sz w:val="28"/>
          <w:szCs w:val="28"/>
        </w:rPr>
        <w:tab/>
      </w:r>
      <w:r w:rsidRPr="00822E17">
        <w:rPr>
          <w:rFonts w:asciiTheme="majorBidi" w:hAnsiTheme="majorBidi" w:cstheme="majorBidi"/>
          <w:b/>
          <w:i/>
          <w:sz w:val="28"/>
          <w:szCs w:val="28"/>
        </w:rPr>
        <w:tab/>
        <w:t>Système de Gestion de Base de données</w:t>
      </w:r>
    </w:p>
    <w:p w14:paraId="2C284D3D" w14:textId="4243EE57" w:rsidR="006D71A4" w:rsidRPr="00822E17" w:rsidRDefault="006D71A4" w:rsidP="00822E17">
      <w:pPr>
        <w:spacing w:line="480" w:lineRule="auto"/>
        <w:ind w:left="0" w:right="566"/>
        <w:rPr>
          <w:rFonts w:asciiTheme="majorBidi" w:hAnsiTheme="majorBidi" w:cstheme="majorBidi"/>
          <w:b/>
          <w:i/>
          <w:sz w:val="28"/>
          <w:szCs w:val="28"/>
        </w:rPr>
      </w:pPr>
      <w:r w:rsidRPr="00822E17">
        <w:rPr>
          <w:rFonts w:asciiTheme="majorBidi" w:hAnsiTheme="majorBidi" w:cstheme="majorBidi"/>
          <w:b/>
          <w:i/>
          <w:sz w:val="28"/>
          <w:szCs w:val="28"/>
        </w:rPr>
        <w:t>MVC</w:t>
      </w:r>
      <w:r w:rsidRPr="00822E17">
        <w:rPr>
          <w:rFonts w:asciiTheme="majorBidi" w:hAnsiTheme="majorBidi" w:cstheme="majorBidi"/>
          <w:sz w:val="28"/>
          <w:szCs w:val="28"/>
        </w:rPr>
        <w:tab/>
      </w:r>
      <w:r w:rsidRPr="00822E17">
        <w:rPr>
          <w:rFonts w:asciiTheme="majorBidi" w:hAnsiTheme="majorBidi" w:cstheme="majorBidi"/>
          <w:sz w:val="28"/>
          <w:szCs w:val="28"/>
        </w:rPr>
        <w:tab/>
      </w:r>
      <w:r w:rsidRPr="00822E17">
        <w:rPr>
          <w:rFonts w:asciiTheme="majorBidi" w:hAnsiTheme="majorBidi" w:cstheme="majorBidi"/>
          <w:b/>
          <w:bCs/>
          <w:sz w:val="28"/>
          <w:szCs w:val="28"/>
        </w:rPr>
        <w:t>:</w:t>
      </w:r>
      <w:r w:rsidRPr="00822E17">
        <w:rPr>
          <w:rFonts w:asciiTheme="majorBidi" w:hAnsiTheme="majorBidi" w:cstheme="majorBidi"/>
          <w:b/>
          <w:bCs/>
          <w:sz w:val="28"/>
          <w:szCs w:val="28"/>
        </w:rPr>
        <w:tab/>
      </w:r>
      <w:r w:rsidRPr="00822E17">
        <w:rPr>
          <w:rFonts w:asciiTheme="majorBidi" w:hAnsiTheme="majorBidi" w:cstheme="majorBidi"/>
          <w:sz w:val="28"/>
          <w:szCs w:val="28"/>
        </w:rPr>
        <w:tab/>
      </w:r>
      <w:r w:rsidRPr="00822E17">
        <w:rPr>
          <w:rFonts w:asciiTheme="majorBidi" w:hAnsiTheme="majorBidi" w:cstheme="majorBidi"/>
          <w:b/>
          <w:i/>
          <w:sz w:val="28"/>
          <w:szCs w:val="28"/>
        </w:rPr>
        <w:t xml:space="preserve">Model </w:t>
      </w:r>
      <w:proofErr w:type="spellStart"/>
      <w:r w:rsidRPr="00822E17">
        <w:rPr>
          <w:rFonts w:asciiTheme="majorBidi" w:hAnsiTheme="majorBidi" w:cstheme="majorBidi"/>
          <w:b/>
          <w:i/>
          <w:sz w:val="28"/>
          <w:szCs w:val="28"/>
        </w:rPr>
        <w:t>View</w:t>
      </w:r>
      <w:proofErr w:type="spellEnd"/>
      <w:r w:rsidRPr="00822E17">
        <w:rPr>
          <w:rFonts w:asciiTheme="majorBidi" w:hAnsiTheme="majorBidi" w:cstheme="majorBidi"/>
          <w:b/>
          <w:i/>
          <w:sz w:val="28"/>
          <w:szCs w:val="28"/>
        </w:rPr>
        <w:t xml:space="preserve"> </w:t>
      </w:r>
      <w:proofErr w:type="spellStart"/>
      <w:r w:rsidRPr="00822E17">
        <w:rPr>
          <w:rFonts w:asciiTheme="majorBidi" w:hAnsiTheme="majorBidi" w:cstheme="majorBidi"/>
          <w:b/>
          <w:i/>
          <w:sz w:val="28"/>
          <w:szCs w:val="28"/>
        </w:rPr>
        <w:t>Controler</w:t>
      </w:r>
      <w:proofErr w:type="spellEnd"/>
    </w:p>
    <w:p w14:paraId="13C2FD9E" w14:textId="77777777" w:rsidR="006D71A4" w:rsidRPr="00394F2E" w:rsidRDefault="006D71A4" w:rsidP="006D71A4">
      <w:pPr>
        <w:spacing w:line="480" w:lineRule="auto"/>
        <w:jc w:val="center"/>
        <w:rPr>
          <w:rFonts w:asciiTheme="majorBidi" w:hAnsiTheme="majorBidi" w:cstheme="majorBidi"/>
          <w:b/>
          <w:i/>
          <w:sz w:val="28"/>
          <w:szCs w:val="28"/>
        </w:rPr>
      </w:pPr>
    </w:p>
    <w:p w14:paraId="3A884C33" w14:textId="77777777" w:rsidR="006D71A4" w:rsidRPr="00394F2E" w:rsidRDefault="006D71A4" w:rsidP="006D71A4">
      <w:pPr>
        <w:spacing w:line="256" w:lineRule="auto"/>
        <w:jc w:val="center"/>
        <w:rPr>
          <w:rFonts w:asciiTheme="majorBidi" w:eastAsia="Times New Roman" w:hAnsiTheme="majorBidi" w:cstheme="majorBidi"/>
        </w:rPr>
      </w:pPr>
    </w:p>
    <w:p w14:paraId="19E0040A" w14:textId="77777777" w:rsidR="006D71A4" w:rsidRPr="00394F2E" w:rsidRDefault="006D71A4" w:rsidP="006D71A4">
      <w:pPr>
        <w:pStyle w:val="BodyText"/>
        <w:spacing w:before="24" w:line="360" w:lineRule="auto"/>
        <w:ind w:right="1137"/>
        <w:jc w:val="both"/>
        <w:rPr>
          <w:rFonts w:asciiTheme="majorBidi" w:hAnsiTheme="majorBidi" w:cstheme="majorBidi"/>
          <w:spacing w:val="-2"/>
        </w:rPr>
      </w:pPr>
      <w:r w:rsidRPr="00394F2E">
        <w:rPr>
          <w:rFonts w:asciiTheme="majorBidi" w:hAnsiTheme="majorBidi" w:cstheme="majorBidi"/>
          <w:spacing w:val="-2"/>
        </w:rPr>
        <w:br w:type="page"/>
      </w:r>
    </w:p>
    <w:p w14:paraId="4207C05C" w14:textId="77777777" w:rsidR="006D71A4" w:rsidRPr="00394F2E" w:rsidRDefault="006D71A4" w:rsidP="006D71A4">
      <w:pPr>
        <w:pStyle w:val="BodyText"/>
        <w:spacing w:before="24"/>
        <w:rPr>
          <w:rFonts w:asciiTheme="majorBidi" w:hAnsiTheme="majorBidi" w:cstheme="majorBidi"/>
          <w:spacing w:val="-2"/>
        </w:rPr>
      </w:pPr>
    </w:p>
    <w:p w14:paraId="3E6B6343" w14:textId="77777777" w:rsidR="006D71A4" w:rsidRPr="00394F2E" w:rsidRDefault="006D71A4" w:rsidP="006D71A4">
      <w:pPr>
        <w:pStyle w:val="BodyText"/>
        <w:spacing w:before="24"/>
        <w:rPr>
          <w:rFonts w:asciiTheme="majorBidi" w:hAnsiTheme="majorBidi" w:cstheme="majorBidi"/>
          <w:spacing w:val="-2"/>
        </w:rPr>
      </w:pPr>
    </w:p>
    <w:p w14:paraId="38CBD303" w14:textId="77777777" w:rsidR="006D71A4" w:rsidRPr="00394F2E" w:rsidRDefault="006D71A4" w:rsidP="003419C6">
      <w:pPr>
        <w:pStyle w:val="Heading2"/>
        <w:jc w:val="center"/>
        <w:rPr>
          <w:rFonts w:asciiTheme="majorBidi" w:hAnsiTheme="majorBidi"/>
          <w:b/>
          <w:bCs/>
        </w:rPr>
      </w:pPr>
      <w:bookmarkStart w:id="5" w:name="_bookmark2"/>
      <w:bookmarkStart w:id="6" w:name="_Toc232736082"/>
      <w:bookmarkEnd w:id="5"/>
      <w:r w:rsidRPr="00394F2E">
        <w:rPr>
          <w:rFonts w:asciiTheme="majorBidi" w:hAnsiTheme="majorBidi"/>
          <w:b/>
          <w:bCs/>
        </w:rPr>
        <w:t>Résumé</w:t>
      </w:r>
      <w:bookmarkEnd w:id="6"/>
    </w:p>
    <w:p w14:paraId="7E6AF37A" w14:textId="77777777" w:rsidR="006D71A4" w:rsidRPr="00394F2E" w:rsidRDefault="006D71A4" w:rsidP="00C126D6">
      <w:pPr>
        <w:rPr>
          <w:rFonts w:asciiTheme="majorBidi" w:hAnsiTheme="majorBidi"/>
        </w:rPr>
      </w:pPr>
    </w:p>
    <w:p w14:paraId="541E0BA5" w14:textId="77777777" w:rsidR="003419C6" w:rsidRPr="00394F2E" w:rsidRDefault="003419C6" w:rsidP="006D71A4">
      <w:pPr>
        <w:pStyle w:val="text"/>
        <w:rPr>
          <w:lang w:val="fr-FR" w:eastAsia="fr-FR"/>
        </w:rPr>
      </w:pPr>
    </w:p>
    <w:p w14:paraId="7AC529C9" w14:textId="77777777" w:rsidR="006D71A4" w:rsidRPr="00394F2E" w:rsidRDefault="006D71A4" w:rsidP="00C126D6">
      <w:pPr>
        <w:rPr>
          <w:rFonts w:asciiTheme="majorBidi" w:hAnsiTheme="majorBidi"/>
          <w:lang w:val="fr-MA"/>
        </w:rPr>
      </w:pPr>
    </w:p>
    <w:p w14:paraId="78E0FEF9" w14:textId="77777777" w:rsidR="006D71A4" w:rsidRPr="00394F2E" w:rsidRDefault="006D71A4" w:rsidP="006D71A4">
      <w:pPr>
        <w:rPr>
          <w:rFonts w:asciiTheme="majorBidi" w:eastAsia="Times New Roman" w:hAnsiTheme="majorBidi" w:cstheme="majorBidi"/>
          <w:i/>
          <w:iCs/>
          <w:spacing w:val="-2"/>
          <w:sz w:val="36"/>
          <w:szCs w:val="36"/>
          <w:lang w:val="fr-MA"/>
        </w:rPr>
      </w:pPr>
      <w:r w:rsidRPr="00394F2E">
        <w:rPr>
          <w:rFonts w:asciiTheme="majorBidi" w:hAnsiTheme="majorBidi" w:cstheme="majorBidi"/>
          <w:spacing w:val="-2"/>
        </w:rPr>
        <w:br w:type="page"/>
      </w:r>
    </w:p>
    <w:p w14:paraId="6AA29981" w14:textId="77777777" w:rsidR="006D71A4" w:rsidRPr="00394F2E" w:rsidRDefault="006D71A4" w:rsidP="00C126D6">
      <w:pPr>
        <w:rPr>
          <w:rFonts w:asciiTheme="majorBidi" w:hAnsiTheme="majorBidi"/>
        </w:rPr>
      </w:pPr>
    </w:p>
    <w:p w14:paraId="7AE7DE39" w14:textId="77777777" w:rsidR="006D71A4" w:rsidRPr="00394F2E" w:rsidRDefault="006D71A4" w:rsidP="001D2AE0">
      <w:pPr>
        <w:pStyle w:val="Heading2"/>
        <w:jc w:val="center"/>
        <w:rPr>
          <w:rFonts w:asciiTheme="majorBidi" w:hAnsiTheme="majorBidi"/>
          <w:b/>
          <w:bCs/>
        </w:rPr>
      </w:pPr>
      <w:bookmarkStart w:id="7" w:name="_bookmark3"/>
      <w:bookmarkStart w:id="8" w:name="_Toc232736083"/>
      <w:bookmarkEnd w:id="7"/>
      <w:r w:rsidRPr="00394F2E">
        <w:rPr>
          <w:rFonts w:asciiTheme="majorBidi" w:hAnsiTheme="majorBidi"/>
          <w:b/>
          <w:bCs/>
        </w:rPr>
        <w:t>Abstract</w:t>
      </w:r>
      <w:bookmarkEnd w:id="8"/>
    </w:p>
    <w:p w14:paraId="2C453448" w14:textId="77777777" w:rsidR="006D71A4" w:rsidRPr="00394F2E" w:rsidRDefault="006D71A4" w:rsidP="00C126D6">
      <w:pPr>
        <w:rPr>
          <w:rFonts w:asciiTheme="majorBidi" w:hAnsiTheme="majorBidi"/>
        </w:rPr>
      </w:pPr>
    </w:p>
    <w:p w14:paraId="2F6A9745" w14:textId="6A587429" w:rsidR="006D71A4" w:rsidRPr="00394F2E" w:rsidRDefault="006D71A4" w:rsidP="001D2AE0">
      <w:pPr>
        <w:spacing w:before="100" w:beforeAutospacing="1" w:after="100" w:afterAutospacing="1" w:line="360" w:lineRule="auto"/>
        <w:ind w:right="851"/>
        <w:jc w:val="both"/>
        <w:rPr>
          <w:rFonts w:asciiTheme="majorBidi" w:eastAsia="Times New Roman" w:hAnsiTheme="majorBidi" w:cstheme="majorBidi"/>
          <w:color w:val="000000"/>
          <w:sz w:val="24"/>
          <w:szCs w:val="24"/>
          <w:lang w:eastAsia="fr-FR"/>
        </w:rPr>
      </w:pPr>
      <w:r w:rsidRPr="00394F2E">
        <w:rPr>
          <w:rFonts w:asciiTheme="majorBidi" w:eastAsia="Times New Roman" w:hAnsiTheme="majorBidi" w:cstheme="majorBidi"/>
          <w:color w:val="000000"/>
          <w:sz w:val="24"/>
          <w:szCs w:val="24"/>
          <w:lang w:eastAsia="fr-FR"/>
        </w:rPr>
        <w:br w:type="page"/>
      </w:r>
    </w:p>
    <w:p w14:paraId="2739EF49" w14:textId="77777777" w:rsidR="006D71A4" w:rsidRPr="00394F2E" w:rsidRDefault="006D71A4" w:rsidP="006D71A4">
      <w:pPr>
        <w:rPr>
          <w:rFonts w:asciiTheme="majorBidi" w:hAnsiTheme="majorBidi" w:cstheme="majorBidi"/>
          <w:lang w:eastAsia="fr-FR"/>
        </w:rPr>
      </w:pPr>
    </w:p>
    <w:sdt>
      <w:sdtPr>
        <w:rPr>
          <w:rFonts w:asciiTheme="majorBidi" w:eastAsia="Calibri" w:hAnsiTheme="majorBidi" w:cstheme="minorBidi"/>
          <w:b w:val="0"/>
          <w:bCs w:val="0"/>
          <w:color w:val="auto"/>
          <w:sz w:val="24"/>
          <w:szCs w:val="24"/>
          <w:lang w:val="fr-FR" w:eastAsia="en-US"/>
        </w:rPr>
        <w:id w:val="-1653441360"/>
        <w:docPartObj>
          <w:docPartGallery w:val="Table of Contents"/>
          <w:docPartUnique/>
        </w:docPartObj>
      </w:sdtPr>
      <w:sdtEndPr>
        <w:rPr>
          <w:rFonts w:eastAsiaTheme="minorHAnsi"/>
        </w:rPr>
      </w:sdtEndPr>
      <w:sdtContent>
        <w:p w14:paraId="749D865A" w14:textId="77777777" w:rsidR="006D71A4" w:rsidRPr="00CB70AC" w:rsidRDefault="006D71A4" w:rsidP="006D71A4">
          <w:pPr>
            <w:pStyle w:val="TOCHeading"/>
            <w:tabs>
              <w:tab w:val="left" w:pos="993"/>
            </w:tabs>
            <w:ind w:left="993" w:right="142"/>
            <w:rPr>
              <w:rFonts w:asciiTheme="majorBidi" w:hAnsiTheme="majorBidi"/>
              <w:sz w:val="32"/>
              <w:szCs w:val="32"/>
            </w:rPr>
          </w:pPr>
          <w:r w:rsidRPr="00CB70AC">
            <w:rPr>
              <w:rFonts w:asciiTheme="majorBidi" w:hAnsiTheme="majorBidi"/>
              <w:sz w:val="32"/>
              <w:szCs w:val="32"/>
              <w:lang w:val="fr-FR"/>
            </w:rPr>
            <w:t>Table des matières</w:t>
          </w:r>
        </w:p>
        <w:p w14:paraId="2499435A" w14:textId="70A07879" w:rsidR="00823182" w:rsidRDefault="006D71A4">
          <w:pPr>
            <w:pStyle w:val="TOC2"/>
            <w:tabs>
              <w:tab w:val="right" w:leader="dot" w:pos="9487"/>
            </w:tabs>
            <w:rPr>
              <w:rFonts w:eastAsiaTheme="minorEastAsia" w:cstheme="minorBidi"/>
              <w:b w:val="0"/>
              <w:bCs w:val="0"/>
              <w:noProof/>
              <w:kern w:val="2"/>
              <w:sz w:val="24"/>
              <w:szCs w:val="24"/>
              <w:lang w:eastAsia="fr-FR"/>
              <w14:ligatures w14:val="standardContextual"/>
            </w:rPr>
          </w:pPr>
          <w:r w:rsidRPr="00CB70AC">
            <w:rPr>
              <w:rFonts w:asciiTheme="majorBidi" w:hAnsiTheme="majorBidi" w:cstheme="majorBidi"/>
              <w:sz w:val="24"/>
              <w:szCs w:val="24"/>
            </w:rPr>
            <w:fldChar w:fldCharType="begin"/>
          </w:r>
          <w:r w:rsidRPr="00CB70AC">
            <w:rPr>
              <w:rFonts w:asciiTheme="majorBidi" w:hAnsiTheme="majorBidi" w:cstheme="majorBidi"/>
              <w:sz w:val="24"/>
              <w:szCs w:val="24"/>
            </w:rPr>
            <w:instrText xml:space="preserve"> TOC \o "1-5" \h \z \u </w:instrText>
          </w:r>
          <w:r w:rsidRPr="00CB70AC">
            <w:rPr>
              <w:rFonts w:asciiTheme="majorBidi" w:hAnsiTheme="majorBidi" w:cstheme="majorBidi"/>
              <w:sz w:val="24"/>
              <w:szCs w:val="24"/>
            </w:rPr>
            <w:fldChar w:fldCharType="separate"/>
          </w:r>
          <w:hyperlink w:anchor="_Toc232736080" w:history="1">
            <w:r w:rsidR="00823182" w:rsidRPr="005C10E6">
              <w:rPr>
                <w:rStyle w:val="Hyperlink"/>
                <w:rFonts w:asciiTheme="majorBidi" w:hAnsiTheme="majorBidi"/>
                <w:noProof/>
              </w:rPr>
              <w:t>Remerciements</w:t>
            </w:r>
            <w:r w:rsidR="00823182">
              <w:rPr>
                <w:noProof/>
                <w:webHidden/>
              </w:rPr>
              <w:tab/>
            </w:r>
            <w:r w:rsidR="00823182">
              <w:rPr>
                <w:noProof/>
                <w:webHidden/>
              </w:rPr>
              <w:fldChar w:fldCharType="begin"/>
            </w:r>
            <w:r w:rsidR="00823182">
              <w:rPr>
                <w:noProof/>
                <w:webHidden/>
              </w:rPr>
              <w:instrText xml:space="preserve"> PAGEREF _Toc232736080 \h </w:instrText>
            </w:r>
            <w:r w:rsidR="00823182">
              <w:rPr>
                <w:noProof/>
                <w:webHidden/>
              </w:rPr>
            </w:r>
            <w:r w:rsidR="00823182">
              <w:rPr>
                <w:noProof/>
                <w:webHidden/>
              </w:rPr>
              <w:fldChar w:fldCharType="separate"/>
            </w:r>
            <w:r w:rsidR="00823182">
              <w:rPr>
                <w:noProof/>
                <w:webHidden/>
              </w:rPr>
              <w:t>iv</w:t>
            </w:r>
            <w:r w:rsidR="00823182">
              <w:rPr>
                <w:noProof/>
                <w:webHidden/>
              </w:rPr>
              <w:fldChar w:fldCharType="end"/>
            </w:r>
          </w:hyperlink>
        </w:p>
        <w:p w14:paraId="26B98E4B" w14:textId="00DCA17A"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1" w:history="1">
            <w:r w:rsidR="00823182" w:rsidRPr="005C10E6">
              <w:rPr>
                <w:rStyle w:val="Hyperlink"/>
                <w:rFonts w:asciiTheme="majorBidi" w:hAnsiTheme="majorBidi"/>
                <w:noProof/>
              </w:rPr>
              <w:t>Liste des acronymes</w:t>
            </w:r>
            <w:r w:rsidR="00823182">
              <w:rPr>
                <w:noProof/>
                <w:webHidden/>
              </w:rPr>
              <w:tab/>
            </w:r>
            <w:r w:rsidR="00823182">
              <w:rPr>
                <w:noProof/>
                <w:webHidden/>
              </w:rPr>
              <w:fldChar w:fldCharType="begin"/>
            </w:r>
            <w:r w:rsidR="00823182">
              <w:rPr>
                <w:noProof/>
                <w:webHidden/>
              </w:rPr>
              <w:instrText xml:space="preserve"> PAGEREF _Toc232736081 \h </w:instrText>
            </w:r>
            <w:r w:rsidR="00823182">
              <w:rPr>
                <w:noProof/>
                <w:webHidden/>
              </w:rPr>
            </w:r>
            <w:r w:rsidR="00823182">
              <w:rPr>
                <w:noProof/>
                <w:webHidden/>
              </w:rPr>
              <w:fldChar w:fldCharType="separate"/>
            </w:r>
            <w:r w:rsidR="00823182">
              <w:rPr>
                <w:noProof/>
                <w:webHidden/>
              </w:rPr>
              <w:t>v</w:t>
            </w:r>
            <w:r w:rsidR="00823182">
              <w:rPr>
                <w:noProof/>
                <w:webHidden/>
              </w:rPr>
              <w:fldChar w:fldCharType="end"/>
            </w:r>
          </w:hyperlink>
        </w:p>
        <w:p w14:paraId="3794885F" w14:textId="3C98295D"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2" w:history="1">
            <w:r w:rsidR="00823182" w:rsidRPr="005C10E6">
              <w:rPr>
                <w:rStyle w:val="Hyperlink"/>
                <w:rFonts w:asciiTheme="majorBidi" w:hAnsiTheme="majorBidi"/>
                <w:noProof/>
              </w:rPr>
              <w:t>Résumé</w:t>
            </w:r>
            <w:r w:rsidR="00823182">
              <w:rPr>
                <w:noProof/>
                <w:webHidden/>
              </w:rPr>
              <w:tab/>
            </w:r>
            <w:r w:rsidR="00823182">
              <w:rPr>
                <w:noProof/>
                <w:webHidden/>
              </w:rPr>
              <w:fldChar w:fldCharType="begin"/>
            </w:r>
            <w:r w:rsidR="00823182">
              <w:rPr>
                <w:noProof/>
                <w:webHidden/>
              </w:rPr>
              <w:instrText xml:space="preserve"> PAGEREF _Toc232736082 \h </w:instrText>
            </w:r>
            <w:r w:rsidR="00823182">
              <w:rPr>
                <w:noProof/>
                <w:webHidden/>
              </w:rPr>
            </w:r>
            <w:r w:rsidR="00823182">
              <w:rPr>
                <w:noProof/>
                <w:webHidden/>
              </w:rPr>
              <w:fldChar w:fldCharType="separate"/>
            </w:r>
            <w:r w:rsidR="00823182">
              <w:rPr>
                <w:noProof/>
                <w:webHidden/>
              </w:rPr>
              <w:t>vi</w:t>
            </w:r>
            <w:r w:rsidR="00823182">
              <w:rPr>
                <w:noProof/>
                <w:webHidden/>
              </w:rPr>
              <w:fldChar w:fldCharType="end"/>
            </w:r>
          </w:hyperlink>
        </w:p>
        <w:p w14:paraId="58407608" w14:textId="6BF64E67"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3" w:history="1">
            <w:r w:rsidR="00823182" w:rsidRPr="005C10E6">
              <w:rPr>
                <w:rStyle w:val="Hyperlink"/>
                <w:rFonts w:asciiTheme="majorBidi" w:hAnsiTheme="majorBidi"/>
                <w:noProof/>
              </w:rPr>
              <w:t>Abstract</w:t>
            </w:r>
            <w:r w:rsidR="00823182">
              <w:rPr>
                <w:noProof/>
                <w:webHidden/>
              </w:rPr>
              <w:tab/>
            </w:r>
            <w:r w:rsidR="00823182">
              <w:rPr>
                <w:noProof/>
                <w:webHidden/>
              </w:rPr>
              <w:fldChar w:fldCharType="begin"/>
            </w:r>
            <w:r w:rsidR="00823182">
              <w:rPr>
                <w:noProof/>
                <w:webHidden/>
              </w:rPr>
              <w:instrText xml:space="preserve"> PAGEREF _Toc232736083 \h </w:instrText>
            </w:r>
            <w:r w:rsidR="00823182">
              <w:rPr>
                <w:noProof/>
                <w:webHidden/>
              </w:rPr>
            </w:r>
            <w:r w:rsidR="00823182">
              <w:rPr>
                <w:noProof/>
                <w:webHidden/>
              </w:rPr>
              <w:fldChar w:fldCharType="separate"/>
            </w:r>
            <w:r w:rsidR="00823182">
              <w:rPr>
                <w:noProof/>
                <w:webHidden/>
              </w:rPr>
              <w:t>vii</w:t>
            </w:r>
            <w:r w:rsidR="00823182">
              <w:rPr>
                <w:noProof/>
                <w:webHidden/>
              </w:rPr>
              <w:fldChar w:fldCharType="end"/>
            </w:r>
          </w:hyperlink>
        </w:p>
        <w:p w14:paraId="3BFD02B9" w14:textId="79260AF0"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4" w:history="1">
            <w:r w:rsidR="00823182" w:rsidRPr="005C10E6">
              <w:rPr>
                <w:rStyle w:val="Hyperlink"/>
                <w:rFonts w:asciiTheme="majorBidi" w:hAnsiTheme="majorBidi"/>
                <w:noProof/>
              </w:rPr>
              <w:t>Liste</w:t>
            </w:r>
            <w:r w:rsidR="00823182" w:rsidRPr="005C10E6">
              <w:rPr>
                <w:rStyle w:val="Hyperlink"/>
                <w:rFonts w:asciiTheme="majorBidi" w:hAnsiTheme="majorBidi"/>
                <w:noProof/>
                <w:spacing w:val="1"/>
              </w:rPr>
              <w:t xml:space="preserve"> </w:t>
            </w:r>
            <w:r w:rsidR="00823182" w:rsidRPr="005C10E6">
              <w:rPr>
                <w:rStyle w:val="Hyperlink"/>
                <w:rFonts w:asciiTheme="majorBidi" w:hAnsiTheme="majorBidi"/>
                <w:noProof/>
              </w:rPr>
              <w:t>des</w:t>
            </w:r>
            <w:r w:rsidR="00823182" w:rsidRPr="005C10E6">
              <w:rPr>
                <w:rStyle w:val="Hyperlink"/>
                <w:rFonts w:asciiTheme="majorBidi" w:hAnsiTheme="majorBidi"/>
                <w:noProof/>
                <w:spacing w:val="-2"/>
              </w:rPr>
              <w:t xml:space="preserve"> figures</w:t>
            </w:r>
            <w:r w:rsidR="00823182">
              <w:rPr>
                <w:noProof/>
                <w:webHidden/>
              </w:rPr>
              <w:tab/>
            </w:r>
            <w:r w:rsidR="00823182">
              <w:rPr>
                <w:noProof/>
                <w:webHidden/>
              </w:rPr>
              <w:fldChar w:fldCharType="begin"/>
            </w:r>
            <w:r w:rsidR="00823182">
              <w:rPr>
                <w:noProof/>
                <w:webHidden/>
              </w:rPr>
              <w:instrText xml:space="preserve"> PAGEREF _Toc232736084 \h </w:instrText>
            </w:r>
            <w:r w:rsidR="00823182">
              <w:rPr>
                <w:noProof/>
                <w:webHidden/>
              </w:rPr>
            </w:r>
            <w:r w:rsidR="00823182">
              <w:rPr>
                <w:noProof/>
                <w:webHidden/>
              </w:rPr>
              <w:fldChar w:fldCharType="separate"/>
            </w:r>
            <w:r w:rsidR="00823182">
              <w:rPr>
                <w:noProof/>
                <w:webHidden/>
              </w:rPr>
              <w:t>xi</w:t>
            </w:r>
            <w:r w:rsidR="00823182">
              <w:rPr>
                <w:noProof/>
                <w:webHidden/>
              </w:rPr>
              <w:fldChar w:fldCharType="end"/>
            </w:r>
          </w:hyperlink>
        </w:p>
        <w:p w14:paraId="745E49AC" w14:textId="6BA1398F"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5" w:history="1">
            <w:r w:rsidR="00823182" w:rsidRPr="005C10E6">
              <w:rPr>
                <w:rStyle w:val="Hyperlink"/>
                <w:rFonts w:asciiTheme="majorBidi" w:hAnsiTheme="majorBidi"/>
                <w:noProof/>
                <w:lang w:val="fr-MA"/>
              </w:rPr>
              <w:t>Liste des tableaux :</w:t>
            </w:r>
            <w:r w:rsidR="00823182">
              <w:rPr>
                <w:noProof/>
                <w:webHidden/>
              </w:rPr>
              <w:tab/>
            </w:r>
            <w:r w:rsidR="00823182">
              <w:rPr>
                <w:noProof/>
                <w:webHidden/>
              </w:rPr>
              <w:fldChar w:fldCharType="begin"/>
            </w:r>
            <w:r w:rsidR="00823182">
              <w:rPr>
                <w:noProof/>
                <w:webHidden/>
              </w:rPr>
              <w:instrText xml:space="preserve"> PAGEREF _Toc232736085 \h </w:instrText>
            </w:r>
            <w:r w:rsidR="00823182">
              <w:rPr>
                <w:noProof/>
                <w:webHidden/>
              </w:rPr>
            </w:r>
            <w:r w:rsidR="00823182">
              <w:rPr>
                <w:noProof/>
                <w:webHidden/>
              </w:rPr>
              <w:fldChar w:fldCharType="separate"/>
            </w:r>
            <w:r w:rsidR="00823182">
              <w:rPr>
                <w:noProof/>
                <w:webHidden/>
              </w:rPr>
              <w:t>xii</w:t>
            </w:r>
            <w:r w:rsidR="00823182">
              <w:rPr>
                <w:noProof/>
                <w:webHidden/>
              </w:rPr>
              <w:fldChar w:fldCharType="end"/>
            </w:r>
          </w:hyperlink>
        </w:p>
        <w:p w14:paraId="603D3CD9" w14:textId="1DAB3982"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6" w:history="1">
            <w:r w:rsidR="00823182" w:rsidRPr="005C10E6">
              <w:rPr>
                <w:rStyle w:val="Hyperlink"/>
                <w:rFonts w:asciiTheme="majorBidi" w:hAnsiTheme="majorBidi"/>
                <w:noProof/>
              </w:rPr>
              <w:t>Introduction</w:t>
            </w:r>
            <w:r w:rsidR="00823182" w:rsidRPr="005C10E6">
              <w:rPr>
                <w:rStyle w:val="Hyperlink"/>
                <w:rFonts w:asciiTheme="majorBidi" w:hAnsiTheme="majorBidi"/>
                <w:noProof/>
                <w:spacing w:val="-3"/>
              </w:rPr>
              <w:t xml:space="preserve"> </w:t>
            </w:r>
            <w:r w:rsidR="00823182" w:rsidRPr="005C10E6">
              <w:rPr>
                <w:rStyle w:val="Hyperlink"/>
                <w:rFonts w:asciiTheme="majorBidi" w:hAnsiTheme="majorBidi"/>
                <w:noProof/>
                <w:spacing w:val="-2"/>
              </w:rPr>
              <w:t>Générale</w:t>
            </w:r>
            <w:r w:rsidR="00823182">
              <w:rPr>
                <w:noProof/>
                <w:webHidden/>
              </w:rPr>
              <w:tab/>
            </w:r>
            <w:r w:rsidR="00823182">
              <w:rPr>
                <w:noProof/>
                <w:webHidden/>
              </w:rPr>
              <w:fldChar w:fldCharType="begin"/>
            </w:r>
            <w:r w:rsidR="00823182">
              <w:rPr>
                <w:noProof/>
                <w:webHidden/>
              </w:rPr>
              <w:instrText xml:space="preserve"> PAGEREF _Toc232736086 \h </w:instrText>
            </w:r>
            <w:r w:rsidR="00823182">
              <w:rPr>
                <w:noProof/>
                <w:webHidden/>
              </w:rPr>
            </w:r>
            <w:r w:rsidR="00823182">
              <w:rPr>
                <w:noProof/>
                <w:webHidden/>
              </w:rPr>
              <w:fldChar w:fldCharType="separate"/>
            </w:r>
            <w:r w:rsidR="00823182">
              <w:rPr>
                <w:noProof/>
                <w:webHidden/>
              </w:rPr>
              <w:t>2</w:t>
            </w:r>
            <w:r w:rsidR="00823182">
              <w:rPr>
                <w:noProof/>
                <w:webHidden/>
              </w:rPr>
              <w:fldChar w:fldCharType="end"/>
            </w:r>
          </w:hyperlink>
        </w:p>
        <w:p w14:paraId="28544A4B" w14:textId="79E34E88" w:rsidR="00823182" w:rsidRDefault="000B2030">
          <w:pPr>
            <w:pStyle w:val="TOC1"/>
            <w:tabs>
              <w:tab w:val="right" w:leader="dot" w:pos="9487"/>
            </w:tabs>
            <w:rPr>
              <w:rFonts w:eastAsiaTheme="minorEastAsia" w:cstheme="minorBidi"/>
              <w:b w:val="0"/>
              <w:bCs w:val="0"/>
              <w:i w:val="0"/>
              <w:iCs w:val="0"/>
              <w:noProof/>
              <w:kern w:val="2"/>
              <w:lang w:eastAsia="fr-FR"/>
              <w14:ligatures w14:val="standardContextual"/>
            </w:rPr>
          </w:pPr>
          <w:hyperlink w:anchor="_Toc232736087" w:history="1">
            <w:r w:rsidR="00823182" w:rsidRPr="005C10E6">
              <w:rPr>
                <w:rStyle w:val="Hyperlink"/>
                <w:rFonts w:asciiTheme="majorBidi" w:hAnsiTheme="majorBidi"/>
                <w:noProof/>
              </w:rPr>
              <w:t>CHAPITRE</w:t>
            </w:r>
            <w:r w:rsidR="00823182" w:rsidRPr="005C10E6">
              <w:rPr>
                <w:rStyle w:val="Hyperlink"/>
                <w:rFonts w:asciiTheme="majorBidi" w:hAnsiTheme="majorBidi"/>
                <w:noProof/>
                <w:spacing w:val="-1"/>
              </w:rPr>
              <w:t xml:space="preserve"> </w:t>
            </w:r>
            <w:r w:rsidR="00823182" w:rsidRPr="005C10E6">
              <w:rPr>
                <w:rStyle w:val="Hyperlink"/>
                <w:rFonts w:asciiTheme="majorBidi" w:hAnsiTheme="majorBidi"/>
                <w:noProof/>
              </w:rPr>
              <w:t>1 : Cadre Général de L’étude</w:t>
            </w:r>
            <w:r w:rsidR="00823182">
              <w:rPr>
                <w:noProof/>
                <w:webHidden/>
              </w:rPr>
              <w:tab/>
            </w:r>
            <w:r w:rsidR="00823182">
              <w:rPr>
                <w:noProof/>
                <w:webHidden/>
              </w:rPr>
              <w:fldChar w:fldCharType="begin"/>
            </w:r>
            <w:r w:rsidR="00823182">
              <w:rPr>
                <w:noProof/>
                <w:webHidden/>
              </w:rPr>
              <w:instrText xml:space="preserve"> PAGEREF _Toc232736087 \h </w:instrText>
            </w:r>
            <w:r w:rsidR="00823182">
              <w:rPr>
                <w:noProof/>
                <w:webHidden/>
              </w:rPr>
            </w:r>
            <w:r w:rsidR="00823182">
              <w:rPr>
                <w:noProof/>
                <w:webHidden/>
              </w:rPr>
              <w:fldChar w:fldCharType="separate"/>
            </w:r>
            <w:r w:rsidR="00823182">
              <w:rPr>
                <w:noProof/>
                <w:webHidden/>
              </w:rPr>
              <w:t>4</w:t>
            </w:r>
            <w:r w:rsidR="00823182">
              <w:rPr>
                <w:noProof/>
                <w:webHidden/>
              </w:rPr>
              <w:fldChar w:fldCharType="end"/>
            </w:r>
          </w:hyperlink>
        </w:p>
        <w:p w14:paraId="44B2E395" w14:textId="1F629CBC"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8" w:history="1">
            <w:r w:rsidR="00823182" w:rsidRPr="005C10E6">
              <w:rPr>
                <w:rStyle w:val="Hyperlink"/>
                <w:rFonts w:asciiTheme="majorBidi" w:eastAsia="Times New Roman" w:hAnsiTheme="majorBidi"/>
                <w:noProof/>
              </w:rPr>
              <w:t>Introduction</w:t>
            </w:r>
            <w:r w:rsidR="00823182">
              <w:rPr>
                <w:noProof/>
                <w:webHidden/>
              </w:rPr>
              <w:tab/>
            </w:r>
            <w:r w:rsidR="00823182">
              <w:rPr>
                <w:noProof/>
                <w:webHidden/>
              </w:rPr>
              <w:fldChar w:fldCharType="begin"/>
            </w:r>
            <w:r w:rsidR="00823182">
              <w:rPr>
                <w:noProof/>
                <w:webHidden/>
              </w:rPr>
              <w:instrText xml:space="preserve"> PAGEREF _Toc232736088 \h </w:instrText>
            </w:r>
            <w:r w:rsidR="00823182">
              <w:rPr>
                <w:noProof/>
                <w:webHidden/>
              </w:rPr>
            </w:r>
            <w:r w:rsidR="00823182">
              <w:rPr>
                <w:noProof/>
                <w:webHidden/>
              </w:rPr>
              <w:fldChar w:fldCharType="separate"/>
            </w:r>
            <w:r w:rsidR="00823182">
              <w:rPr>
                <w:noProof/>
                <w:webHidden/>
              </w:rPr>
              <w:t>2</w:t>
            </w:r>
            <w:r w:rsidR="00823182">
              <w:rPr>
                <w:noProof/>
                <w:webHidden/>
              </w:rPr>
              <w:fldChar w:fldCharType="end"/>
            </w:r>
          </w:hyperlink>
        </w:p>
        <w:p w14:paraId="1DD197C8" w14:textId="64256984" w:rsidR="00823182" w:rsidRDefault="000B2030">
          <w:pPr>
            <w:pStyle w:val="TOC3"/>
            <w:tabs>
              <w:tab w:val="left" w:pos="851"/>
              <w:tab w:val="right" w:leader="dot" w:pos="9487"/>
            </w:tabs>
            <w:rPr>
              <w:rFonts w:eastAsiaTheme="minorEastAsia" w:cstheme="minorBidi"/>
              <w:noProof/>
              <w:kern w:val="2"/>
              <w:sz w:val="24"/>
              <w:szCs w:val="24"/>
              <w:lang w:eastAsia="fr-FR"/>
              <w14:ligatures w14:val="standardContextual"/>
            </w:rPr>
          </w:pPr>
          <w:hyperlink w:anchor="_Toc232736089" w:history="1">
            <w:r w:rsidR="00823182" w:rsidRPr="005C10E6">
              <w:rPr>
                <w:rStyle w:val="Hyperlink"/>
                <w:rFonts w:asciiTheme="majorBidi" w:hAnsiTheme="majorBidi"/>
                <w:noProof/>
              </w:rPr>
              <w:t>1.</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Organisme d’accueil</w:t>
            </w:r>
            <w:r w:rsidR="00823182">
              <w:rPr>
                <w:noProof/>
                <w:webHidden/>
              </w:rPr>
              <w:tab/>
            </w:r>
            <w:r w:rsidR="00823182">
              <w:rPr>
                <w:noProof/>
                <w:webHidden/>
              </w:rPr>
              <w:fldChar w:fldCharType="begin"/>
            </w:r>
            <w:r w:rsidR="00823182">
              <w:rPr>
                <w:noProof/>
                <w:webHidden/>
              </w:rPr>
              <w:instrText xml:space="preserve"> PAGEREF _Toc232736089 \h </w:instrText>
            </w:r>
            <w:r w:rsidR="00823182">
              <w:rPr>
                <w:noProof/>
                <w:webHidden/>
              </w:rPr>
            </w:r>
            <w:r w:rsidR="00823182">
              <w:rPr>
                <w:noProof/>
                <w:webHidden/>
              </w:rPr>
              <w:fldChar w:fldCharType="separate"/>
            </w:r>
            <w:r w:rsidR="00823182">
              <w:rPr>
                <w:noProof/>
                <w:webHidden/>
              </w:rPr>
              <w:t>2</w:t>
            </w:r>
            <w:r w:rsidR="00823182">
              <w:rPr>
                <w:noProof/>
                <w:webHidden/>
              </w:rPr>
              <w:fldChar w:fldCharType="end"/>
            </w:r>
          </w:hyperlink>
        </w:p>
        <w:p w14:paraId="0CB8A688" w14:textId="6803668F" w:rsidR="00823182" w:rsidRDefault="000B2030">
          <w:pPr>
            <w:pStyle w:val="TOC4"/>
            <w:tabs>
              <w:tab w:val="left" w:pos="1320"/>
              <w:tab w:val="right" w:leader="dot" w:pos="9487"/>
            </w:tabs>
            <w:rPr>
              <w:rFonts w:eastAsiaTheme="minorEastAsia" w:cstheme="minorBidi"/>
              <w:noProof/>
              <w:kern w:val="2"/>
              <w:sz w:val="24"/>
              <w:szCs w:val="24"/>
              <w:lang w:eastAsia="fr-FR"/>
              <w14:ligatures w14:val="standardContextual"/>
            </w:rPr>
          </w:pPr>
          <w:hyperlink w:anchor="_Toc232736090" w:history="1">
            <w:r w:rsidR="00823182" w:rsidRPr="005C10E6">
              <w:rPr>
                <w:rStyle w:val="Hyperlink"/>
                <w:rFonts w:asciiTheme="majorBidi" w:hAnsiTheme="majorBidi"/>
                <w:noProof/>
              </w:rPr>
              <w:t>1.1</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Présentation</w:t>
            </w:r>
            <w:r w:rsidR="00823182" w:rsidRPr="005C10E6">
              <w:rPr>
                <w:rStyle w:val="Hyperlink"/>
                <w:rFonts w:asciiTheme="majorBidi" w:hAnsiTheme="majorBidi"/>
                <w:noProof/>
                <w:spacing w:val="-8"/>
              </w:rPr>
              <w:t xml:space="preserve"> </w:t>
            </w:r>
            <w:r w:rsidR="00823182" w:rsidRPr="005C10E6">
              <w:rPr>
                <w:rStyle w:val="Hyperlink"/>
                <w:rFonts w:asciiTheme="majorBidi" w:hAnsiTheme="majorBidi"/>
                <w:noProof/>
              </w:rPr>
              <w:t>de</w:t>
            </w:r>
            <w:r w:rsidR="00823182" w:rsidRPr="005C10E6">
              <w:rPr>
                <w:rStyle w:val="Hyperlink"/>
                <w:rFonts w:asciiTheme="majorBidi" w:hAnsiTheme="majorBidi"/>
                <w:noProof/>
                <w:spacing w:val="-4"/>
              </w:rPr>
              <w:t xml:space="preserve"> MAP</w:t>
            </w:r>
            <w:r w:rsidR="00823182">
              <w:rPr>
                <w:noProof/>
                <w:webHidden/>
              </w:rPr>
              <w:tab/>
            </w:r>
            <w:r w:rsidR="00823182">
              <w:rPr>
                <w:noProof/>
                <w:webHidden/>
              </w:rPr>
              <w:fldChar w:fldCharType="begin"/>
            </w:r>
            <w:r w:rsidR="00823182">
              <w:rPr>
                <w:noProof/>
                <w:webHidden/>
              </w:rPr>
              <w:instrText xml:space="preserve"> PAGEREF _Toc232736090 \h </w:instrText>
            </w:r>
            <w:r w:rsidR="00823182">
              <w:rPr>
                <w:noProof/>
                <w:webHidden/>
              </w:rPr>
            </w:r>
            <w:r w:rsidR="00823182">
              <w:rPr>
                <w:noProof/>
                <w:webHidden/>
              </w:rPr>
              <w:fldChar w:fldCharType="separate"/>
            </w:r>
            <w:r w:rsidR="00823182">
              <w:rPr>
                <w:noProof/>
                <w:webHidden/>
              </w:rPr>
              <w:t>2</w:t>
            </w:r>
            <w:r w:rsidR="00823182">
              <w:rPr>
                <w:noProof/>
                <w:webHidden/>
              </w:rPr>
              <w:fldChar w:fldCharType="end"/>
            </w:r>
          </w:hyperlink>
        </w:p>
        <w:p w14:paraId="22D95ED7" w14:textId="5646FF5A" w:rsidR="00823182" w:rsidRDefault="000B2030">
          <w:pPr>
            <w:pStyle w:val="TOC4"/>
            <w:tabs>
              <w:tab w:val="left" w:pos="1320"/>
              <w:tab w:val="right" w:leader="dot" w:pos="9487"/>
            </w:tabs>
            <w:rPr>
              <w:rFonts w:eastAsiaTheme="minorEastAsia" w:cstheme="minorBidi"/>
              <w:noProof/>
              <w:kern w:val="2"/>
              <w:sz w:val="24"/>
              <w:szCs w:val="24"/>
              <w:lang w:eastAsia="fr-FR"/>
              <w14:ligatures w14:val="standardContextual"/>
            </w:rPr>
          </w:pPr>
          <w:hyperlink w:anchor="_Toc232736091" w:history="1">
            <w:r w:rsidR="00823182" w:rsidRPr="005C10E6">
              <w:rPr>
                <w:rStyle w:val="Hyperlink"/>
                <w:rFonts w:asciiTheme="majorBidi" w:hAnsiTheme="majorBidi"/>
                <w:noProof/>
              </w:rPr>
              <w:t>1.2</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La MAP en Chiffre</w:t>
            </w:r>
            <w:r w:rsidR="00823182">
              <w:rPr>
                <w:noProof/>
                <w:webHidden/>
              </w:rPr>
              <w:tab/>
            </w:r>
            <w:r w:rsidR="00823182">
              <w:rPr>
                <w:noProof/>
                <w:webHidden/>
              </w:rPr>
              <w:fldChar w:fldCharType="begin"/>
            </w:r>
            <w:r w:rsidR="00823182">
              <w:rPr>
                <w:noProof/>
                <w:webHidden/>
              </w:rPr>
              <w:instrText xml:space="preserve"> PAGEREF _Toc232736091 \h </w:instrText>
            </w:r>
            <w:r w:rsidR="00823182">
              <w:rPr>
                <w:noProof/>
                <w:webHidden/>
              </w:rPr>
            </w:r>
            <w:r w:rsidR="00823182">
              <w:rPr>
                <w:noProof/>
                <w:webHidden/>
              </w:rPr>
              <w:fldChar w:fldCharType="separate"/>
            </w:r>
            <w:r w:rsidR="00823182">
              <w:rPr>
                <w:noProof/>
                <w:webHidden/>
              </w:rPr>
              <w:t>3</w:t>
            </w:r>
            <w:r w:rsidR="00823182">
              <w:rPr>
                <w:noProof/>
                <w:webHidden/>
              </w:rPr>
              <w:fldChar w:fldCharType="end"/>
            </w:r>
          </w:hyperlink>
        </w:p>
        <w:p w14:paraId="081810C3" w14:textId="482C8F46"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092" w:history="1">
            <w:r w:rsidR="00823182" w:rsidRPr="005C10E6">
              <w:rPr>
                <w:rStyle w:val="Hyperlink"/>
                <w:rFonts w:asciiTheme="majorBidi" w:hAnsiTheme="majorBidi"/>
                <w:noProof/>
              </w:rPr>
              <w:t>1.3 Fondamentaux</w:t>
            </w:r>
            <w:r w:rsidR="00823182" w:rsidRPr="005C10E6">
              <w:rPr>
                <w:rStyle w:val="Hyperlink"/>
                <w:rFonts w:asciiTheme="majorBidi" w:hAnsiTheme="majorBidi"/>
                <w:noProof/>
                <w:spacing w:val="-4"/>
              </w:rPr>
              <w:t xml:space="preserve"> de la MAP</w:t>
            </w:r>
            <w:r w:rsidR="00823182">
              <w:rPr>
                <w:noProof/>
                <w:webHidden/>
              </w:rPr>
              <w:tab/>
            </w:r>
            <w:r w:rsidR="00823182">
              <w:rPr>
                <w:noProof/>
                <w:webHidden/>
              </w:rPr>
              <w:fldChar w:fldCharType="begin"/>
            </w:r>
            <w:r w:rsidR="00823182">
              <w:rPr>
                <w:noProof/>
                <w:webHidden/>
              </w:rPr>
              <w:instrText xml:space="preserve"> PAGEREF _Toc232736092 \h </w:instrText>
            </w:r>
            <w:r w:rsidR="00823182">
              <w:rPr>
                <w:noProof/>
                <w:webHidden/>
              </w:rPr>
            </w:r>
            <w:r w:rsidR="00823182">
              <w:rPr>
                <w:noProof/>
                <w:webHidden/>
              </w:rPr>
              <w:fldChar w:fldCharType="separate"/>
            </w:r>
            <w:r w:rsidR="00823182">
              <w:rPr>
                <w:noProof/>
                <w:webHidden/>
              </w:rPr>
              <w:t>4</w:t>
            </w:r>
            <w:r w:rsidR="00823182">
              <w:rPr>
                <w:noProof/>
                <w:webHidden/>
              </w:rPr>
              <w:fldChar w:fldCharType="end"/>
            </w:r>
          </w:hyperlink>
        </w:p>
        <w:p w14:paraId="1E47B43A" w14:textId="2BA08404" w:rsidR="00823182" w:rsidRDefault="000B2030">
          <w:pPr>
            <w:pStyle w:val="TOC5"/>
            <w:tabs>
              <w:tab w:val="left" w:pos="1540"/>
              <w:tab w:val="right" w:leader="dot" w:pos="9487"/>
            </w:tabs>
            <w:rPr>
              <w:rFonts w:eastAsiaTheme="minorEastAsia" w:cstheme="minorBidi"/>
              <w:noProof/>
              <w:kern w:val="2"/>
              <w:sz w:val="24"/>
              <w:szCs w:val="24"/>
              <w:lang w:eastAsia="fr-FR"/>
              <w14:ligatures w14:val="standardContextual"/>
            </w:rPr>
          </w:pPr>
          <w:hyperlink w:anchor="_Toc232736093" w:history="1">
            <w:r w:rsidR="00823182" w:rsidRPr="005C10E6">
              <w:rPr>
                <w:rStyle w:val="Hyperlink"/>
                <w:noProof/>
              </w:rPr>
              <w:t>1.3.1</w:t>
            </w:r>
            <w:r w:rsidR="00823182">
              <w:rPr>
                <w:rFonts w:eastAsiaTheme="minorEastAsia" w:cstheme="minorBidi"/>
                <w:noProof/>
                <w:kern w:val="2"/>
                <w:sz w:val="24"/>
                <w:szCs w:val="24"/>
                <w:lang w:eastAsia="fr-FR"/>
                <w14:ligatures w14:val="standardContextual"/>
              </w:rPr>
              <w:tab/>
            </w:r>
            <w:r w:rsidR="00823182" w:rsidRPr="005C10E6">
              <w:rPr>
                <w:rStyle w:val="Hyperlink"/>
                <w:noProof/>
              </w:rPr>
              <w:t>Fiabilité et crédibilité de l’information</w:t>
            </w:r>
            <w:r w:rsidR="00823182">
              <w:rPr>
                <w:noProof/>
                <w:webHidden/>
              </w:rPr>
              <w:tab/>
            </w:r>
            <w:r w:rsidR="00823182">
              <w:rPr>
                <w:noProof/>
                <w:webHidden/>
              </w:rPr>
              <w:fldChar w:fldCharType="begin"/>
            </w:r>
            <w:r w:rsidR="00823182">
              <w:rPr>
                <w:noProof/>
                <w:webHidden/>
              </w:rPr>
              <w:instrText xml:space="preserve"> PAGEREF _Toc232736093 \h </w:instrText>
            </w:r>
            <w:r w:rsidR="00823182">
              <w:rPr>
                <w:noProof/>
                <w:webHidden/>
              </w:rPr>
            </w:r>
            <w:r w:rsidR="00823182">
              <w:rPr>
                <w:noProof/>
                <w:webHidden/>
              </w:rPr>
              <w:fldChar w:fldCharType="separate"/>
            </w:r>
            <w:r w:rsidR="00823182">
              <w:rPr>
                <w:noProof/>
                <w:webHidden/>
              </w:rPr>
              <w:t>4</w:t>
            </w:r>
            <w:r w:rsidR="00823182">
              <w:rPr>
                <w:noProof/>
                <w:webHidden/>
              </w:rPr>
              <w:fldChar w:fldCharType="end"/>
            </w:r>
          </w:hyperlink>
        </w:p>
        <w:p w14:paraId="3FD9CF11" w14:textId="291EA13C" w:rsidR="00823182" w:rsidRDefault="000B2030">
          <w:pPr>
            <w:pStyle w:val="TOC5"/>
            <w:tabs>
              <w:tab w:val="left" w:pos="1540"/>
              <w:tab w:val="right" w:leader="dot" w:pos="9487"/>
            </w:tabs>
            <w:rPr>
              <w:rFonts w:eastAsiaTheme="minorEastAsia" w:cstheme="minorBidi"/>
              <w:noProof/>
              <w:kern w:val="2"/>
              <w:sz w:val="24"/>
              <w:szCs w:val="24"/>
              <w:lang w:eastAsia="fr-FR"/>
              <w14:ligatures w14:val="standardContextual"/>
            </w:rPr>
          </w:pPr>
          <w:hyperlink w:anchor="_Toc232736094" w:history="1">
            <w:r w:rsidR="00823182" w:rsidRPr="005C10E6">
              <w:rPr>
                <w:rStyle w:val="Hyperlink"/>
                <w:noProof/>
              </w:rPr>
              <w:t>1.3.2</w:t>
            </w:r>
            <w:r w:rsidR="00823182">
              <w:rPr>
                <w:rFonts w:eastAsiaTheme="minorEastAsia" w:cstheme="minorBidi"/>
                <w:noProof/>
                <w:kern w:val="2"/>
                <w:sz w:val="24"/>
                <w:szCs w:val="24"/>
                <w:lang w:eastAsia="fr-FR"/>
                <w14:ligatures w14:val="standardContextual"/>
              </w:rPr>
              <w:tab/>
            </w:r>
            <w:r w:rsidR="00823182" w:rsidRPr="005C10E6">
              <w:rPr>
                <w:rStyle w:val="Hyperlink"/>
                <w:noProof/>
              </w:rPr>
              <w:t>Réactivité et continuité</w:t>
            </w:r>
            <w:r w:rsidR="00823182">
              <w:rPr>
                <w:noProof/>
                <w:webHidden/>
              </w:rPr>
              <w:tab/>
            </w:r>
            <w:r w:rsidR="00823182">
              <w:rPr>
                <w:noProof/>
                <w:webHidden/>
              </w:rPr>
              <w:fldChar w:fldCharType="begin"/>
            </w:r>
            <w:r w:rsidR="00823182">
              <w:rPr>
                <w:noProof/>
                <w:webHidden/>
              </w:rPr>
              <w:instrText xml:space="preserve"> PAGEREF _Toc232736094 \h </w:instrText>
            </w:r>
            <w:r w:rsidR="00823182">
              <w:rPr>
                <w:noProof/>
                <w:webHidden/>
              </w:rPr>
            </w:r>
            <w:r w:rsidR="00823182">
              <w:rPr>
                <w:noProof/>
                <w:webHidden/>
              </w:rPr>
              <w:fldChar w:fldCharType="separate"/>
            </w:r>
            <w:r w:rsidR="00823182">
              <w:rPr>
                <w:noProof/>
                <w:webHidden/>
              </w:rPr>
              <w:t>4</w:t>
            </w:r>
            <w:r w:rsidR="00823182">
              <w:rPr>
                <w:noProof/>
                <w:webHidden/>
              </w:rPr>
              <w:fldChar w:fldCharType="end"/>
            </w:r>
          </w:hyperlink>
        </w:p>
        <w:p w14:paraId="21E98948" w14:textId="32DC9A6D" w:rsidR="00823182" w:rsidRDefault="000B2030">
          <w:pPr>
            <w:pStyle w:val="TOC5"/>
            <w:tabs>
              <w:tab w:val="left" w:pos="1540"/>
              <w:tab w:val="right" w:leader="dot" w:pos="9487"/>
            </w:tabs>
            <w:rPr>
              <w:rFonts w:eastAsiaTheme="minorEastAsia" w:cstheme="minorBidi"/>
              <w:noProof/>
              <w:kern w:val="2"/>
              <w:sz w:val="24"/>
              <w:szCs w:val="24"/>
              <w:lang w:eastAsia="fr-FR"/>
              <w14:ligatures w14:val="standardContextual"/>
            </w:rPr>
          </w:pPr>
          <w:hyperlink w:anchor="_Toc232736095" w:history="1">
            <w:r w:rsidR="00823182" w:rsidRPr="005C10E6">
              <w:rPr>
                <w:rStyle w:val="Hyperlink"/>
                <w:noProof/>
              </w:rPr>
              <w:t>1.3.3</w:t>
            </w:r>
            <w:r w:rsidR="00823182">
              <w:rPr>
                <w:rFonts w:eastAsiaTheme="minorEastAsia" w:cstheme="minorBidi"/>
                <w:noProof/>
                <w:kern w:val="2"/>
                <w:sz w:val="24"/>
                <w:szCs w:val="24"/>
                <w:lang w:eastAsia="fr-FR"/>
                <w14:ligatures w14:val="standardContextual"/>
              </w:rPr>
              <w:tab/>
            </w:r>
            <w:r w:rsidR="00823182" w:rsidRPr="005C10E6">
              <w:rPr>
                <w:rStyle w:val="Hyperlink"/>
                <w:noProof/>
              </w:rPr>
              <w:t>Innovation et transformation digitale</w:t>
            </w:r>
            <w:r w:rsidR="00823182">
              <w:rPr>
                <w:noProof/>
                <w:webHidden/>
              </w:rPr>
              <w:tab/>
            </w:r>
            <w:r w:rsidR="00823182">
              <w:rPr>
                <w:noProof/>
                <w:webHidden/>
              </w:rPr>
              <w:fldChar w:fldCharType="begin"/>
            </w:r>
            <w:r w:rsidR="00823182">
              <w:rPr>
                <w:noProof/>
                <w:webHidden/>
              </w:rPr>
              <w:instrText xml:space="preserve"> PAGEREF _Toc232736095 \h </w:instrText>
            </w:r>
            <w:r w:rsidR="00823182">
              <w:rPr>
                <w:noProof/>
                <w:webHidden/>
              </w:rPr>
            </w:r>
            <w:r w:rsidR="00823182">
              <w:rPr>
                <w:noProof/>
                <w:webHidden/>
              </w:rPr>
              <w:fldChar w:fldCharType="separate"/>
            </w:r>
            <w:r w:rsidR="00823182">
              <w:rPr>
                <w:noProof/>
                <w:webHidden/>
              </w:rPr>
              <w:t>5</w:t>
            </w:r>
            <w:r w:rsidR="00823182">
              <w:rPr>
                <w:noProof/>
                <w:webHidden/>
              </w:rPr>
              <w:fldChar w:fldCharType="end"/>
            </w:r>
          </w:hyperlink>
        </w:p>
        <w:p w14:paraId="17445B49" w14:textId="79F235E1" w:rsidR="00823182" w:rsidRDefault="000B2030">
          <w:pPr>
            <w:pStyle w:val="TOC5"/>
            <w:tabs>
              <w:tab w:val="left" w:pos="1540"/>
              <w:tab w:val="right" w:leader="dot" w:pos="9487"/>
            </w:tabs>
            <w:rPr>
              <w:rFonts w:eastAsiaTheme="minorEastAsia" w:cstheme="minorBidi"/>
              <w:noProof/>
              <w:kern w:val="2"/>
              <w:sz w:val="24"/>
              <w:szCs w:val="24"/>
              <w:lang w:eastAsia="fr-FR"/>
              <w14:ligatures w14:val="standardContextual"/>
            </w:rPr>
          </w:pPr>
          <w:hyperlink w:anchor="_Toc232736096" w:history="1">
            <w:r w:rsidR="00823182" w:rsidRPr="005C10E6">
              <w:rPr>
                <w:rStyle w:val="Hyperlink"/>
                <w:noProof/>
              </w:rPr>
              <w:t>1.3.4</w:t>
            </w:r>
            <w:r w:rsidR="00823182">
              <w:rPr>
                <w:rFonts w:eastAsiaTheme="minorEastAsia" w:cstheme="minorBidi"/>
                <w:noProof/>
                <w:kern w:val="2"/>
                <w:sz w:val="24"/>
                <w:szCs w:val="24"/>
                <w:lang w:eastAsia="fr-FR"/>
                <w14:ligatures w14:val="standardContextual"/>
              </w:rPr>
              <w:tab/>
            </w:r>
            <w:r w:rsidR="00823182" w:rsidRPr="005C10E6">
              <w:rPr>
                <w:rStyle w:val="Hyperlink"/>
                <w:noProof/>
              </w:rPr>
              <w:t>Engagement institutionnel</w:t>
            </w:r>
            <w:r w:rsidR="00823182">
              <w:rPr>
                <w:noProof/>
                <w:webHidden/>
              </w:rPr>
              <w:tab/>
            </w:r>
            <w:r w:rsidR="00823182">
              <w:rPr>
                <w:noProof/>
                <w:webHidden/>
              </w:rPr>
              <w:fldChar w:fldCharType="begin"/>
            </w:r>
            <w:r w:rsidR="00823182">
              <w:rPr>
                <w:noProof/>
                <w:webHidden/>
              </w:rPr>
              <w:instrText xml:space="preserve"> PAGEREF _Toc232736096 \h </w:instrText>
            </w:r>
            <w:r w:rsidR="00823182">
              <w:rPr>
                <w:noProof/>
                <w:webHidden/>
              </w:rPr>
            </w:r>
            <w:r w:rsidR="00823182">
              <w:rPr>
                <w:noProof/>
                <w:webHidden/>
              </w:rPr>
              <w:fldChar w:fldCharType="separate"/>
            </w:r>
            <w:r w:rsidR="00823182">
              <w:rPr>
                <w:noProof/>
                <w:webHidden/>
              </w:rPr>
              <w:t>5</w:t>
            </w:r>
            <w:r w:rsidR="00823182">
              <w:rPr>
                <w:noProof/>
                <w:webHidden/>
              </w:rPr>
              <w:fldChar w:fldCharType="end"/>
            </w:r>
          </w:hyperlink>
        </w:p>
        <w:p w14:paraId="346EC7FA" w14:textId="01D47304"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097" w:history="1">
            <w:r w:rsidR="00823182" w:rsidRPr="005C10E6">
              <w:rPr>
                <w:rStyle w:val="Hyperlink"/>
                <w:rFonts w:asciiTheme="majorBidi" w:hAnsiTheme="majorBidi"/>
                <w:noProof/>
              </w:rPr>
              <w:t>1.4 Organisation de la MAP</w:t>
            </w:r>
            <w:r w:rsidR="00823182">
              <w:rPr>
                <w:noProof/>
                <w:webHidden/>
              </w:rPr>
              <w:tab/>
            </w:r>
            <w:r w:rsidR="00823182">
              <w:rPr>
                <w:noProof/>
                <w:webHidden/>
              </w:rPr>
              <w:fldChar w:fldCharType="begin"/>
            </w:r>
            <w:r w:rsidR="00823182">
              <w:rPr>
                <w:noProof/>
                <w:webHidden/>
              </w:rPr>
              <w:instrText xml:space="preserve"> PAGEREF _Toc232736097 \h </w:instrText>
            </w:r>
            <w:r w:rsidR="00823182">
              <w:rPr>
                <w:noProof/>
                <w:webHidden/>
              </w:rPr>
            </w:r>
            <w:r w:rsidR="00823182">
              <w:rPr>
                <w:noProof/>
                <w:webHidden/>
              </w:rPr>
              <w:fldChar w:fldCharType="separate"/>
            </w:r>
            <w:r w:rsidR="00823182">
              <w:rPr>
                <w:noProof/>
                <w:webHidden/>
              </w:rPr>
              <w:t>5</w:t>
            </w:r>
            <w:r w:rsidR="00823182">
              <w:rPr>
                <w:noProof/>
                <w:webHidden/>
              </w:rPr>
              <w:fldChar w:fldCharType="end"/>
            </w:r>
          </w:hyperlink>
        </w:p>
        <w:p w14:paraId="18FA8E1A" w14:textId="7B02E5A9"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098" w:history="1">
            <w:r w:rsidR="00823182" w:rsidRPr="005C10E6">
              <w:rPr>
                <w:rStyle w:val="Hyperlink"/>
                <w:rFonts w:asciiTheme="majorBidi" w:hAnsiTheme="majorBidi"/>
                <w:noProof/>
              </w:rPr>
              <w:t>1.5 MAP Rabat</w:t>
            </w:r>
            <w:r w:rsidR="00823182">
              <w:rPr>
                <w:noProof/>
                <w:webHidden/>
              </w:rPr>
              <w:tab/>
            </w:r>
            <w:r w:rsidR="00823182">
              <w:rPr>
                <w:noProof/>
                <w:webHidden/>
              </w:rPr>
              <w:fldChar w:fldCharType="begin"/>
            </w:r>
            <w:r w:rsidR="00823182">
              <w:rPr>
                <w:noProof/>
                <w:webHidden/>
              </w:rPr>
              <w:instrText xml:space="preserve"> PAGEREF _Toc232736098 \h </w:instrText>
            </w:r>
            <w:r w:rsidR="00823182">
              <w:rPr>
                <w:noProof/>
                <w:webHidden/>
              </w:rPr>
            </w:r>
            <w:r w:rsidR="00823182">
              <w:rPr>
                <w:noProof/>
                <w:webHidden/>
              </w:rPr>
              <w:fldChar w:fldCharType="separate"/>
            </w:r>
            <w:r w:rsidR="00823182">
              <w:rPr>
                <w:noProof/>
                <w:webHidden/>
              </w:rPr>
              <w:t>6</w:t>
            </w:r>
            <w:r w:rsidR="00823182">
              <w:rPr>
                <w:noProof/>
                <w:webHidden/>
              </w:rPr>
              <w:fldChar w:fldCharType="end"/>
            </w:r>
          </w:hyperlink>
        </w:p>
        <w:p w14:paraId="5F2A2B79" w14:textId="3D45617B" w:rsidR="00823182" w:rsidRDefault="000B2030">
          <w:pPr>
            <w:pStyle w:val="TOC3"/>
            <w:tabs>
              <w:tab w:val="left" w:pos="851"/>
              <w:tab w:val="right" w:leader="dot" w:pos="9487"/>
            </w:tabs>
            <w:rPr>
              <w:rFonts w:eastAsiaTheme="minorEastAsia" w:cstheme="minorBidi"/>
              <w:noProof/>
              <w:kern w:val="2"/>
              <w:sz w:val="24"/>
              <w:szCs w:val="24"/>
              <w:lang w:eastAsia="fr-FR"/>
              <w14:ligatures w14:val="standardContextual"/>
            </w:rPr>
          </w:pPr>
          <w:hyperlink w:anchor="_Toc232736099" w:history="1">
            <w:r w:rsidR="00823182" w:rsidRPr="005C10E6">
              <w:rPr>
                <w:rStyle w:val="Hyperlink"/>
                <w:rFonts w:asciiTheme="majorBidi" w:hAnsiTheme="majorBidi"/>
                <w:noProof/>
              </w:rPr>
              <w:t>2</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Présentation de l’école EHEI</w:t>
            </w:r>
            <w:r w:rsidR="00823182">
              <w:rPr>
                <w:noProof/>
                <w:webHidden/>
              </w:rPr>
              <w:tab/>
            </w:r>
            <w:r w:rsidR="00823182">
              <w:rPr>
                <w:noProof/>
                <w:webHidden/>
              </w:rPr>
              <w:fldChar w:fldCharType="begin"/>
            </w:r>
            <w:r w:rsidR="00823182">
              <w:rPr>
                <w:noProof/>
                <w:webHidden/>
              </w:rPr>
              <w:instrText xml:space="preserve"> PAGEREF _Toc232736099 \h </w:instrText>
            </w:r>
            <w:r w:rsidR="00823182">
              <w:rPr>
                <w:noProof/>
                <w:webHidden/>
              </w:rPr>
            </w:r>
            <w:r w:rsidR="00823182">
              <w:rPr>
                <w:noProof/>
                <w:webHidden/>
              </w:rPr>
              <w:fldChar w:fldCharType="separate"/>
            </w:r>
            <w:r w:rsidR="00823182">
              <w:rPr>
                <w:noProof/>
                <w:webHidden/>
              </w:rPr>
              <w:t>7</w:t>
            </w:r>
            <w:r w:rsidR="00823182">
              <w:rPr>
                <w:noProof/>
                <w:webHidden/>
              </w:rPr>
              <w:fldChar w:fldCharType="end"/>
            </w:r>
          </w:hyperlink>
        </w:p>
        <w:p w14:paraId="6FD2AB5A" w14:textId="4F410076" w:rsidR="00823182" w:rsidRDefault="000B2030">
          <w:pPr>
            <w:pStyle w:val="TOC4"/>
            <w:tabs>
              <w:tab w:val="left" w:pos="1320"/>
              <w:tab w:val="right" w:leader="dot" w:pos="9487"/>
            </w:tabs>
            <w:rPr>
              <w:rFonts w:eastAsiaTheme="minorEastAsia" w:cstheme="minorBidi"/>
              <w:noProof/>
              <w:kern w:val="2"/>
              <w:sz w:val="24"/>
              <w:szCs w:val="24"/>
              <w:lang w:eastAsia="fr-FR"/>
              <w14:ligatures w14:val="standardContextual"/>
            </w:rPr>
          </w:pPr>
          <w:hyperlink w:anchor="_Toc232736100" w:history="1">
            <w:r w:rsidR="00823182" w:rsidRPr="005C10E6">
              <w:rPr>
                <w:rStyle w:val="Hyperlink"/>
                <w:rFonts w:asciiTheme="majorBidi" w:hAnsiTheme="majorBidi"/>
                <w:noProof/>
              </w:rPr>
              <w:t>2.1</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Introduction</w:t>
            </w:r>
            <w:r w:rsidR="00823182">
              <w:rPr>
                <w:noProof/>
                <w:webHidden/>
              </w:rPr>
              <w:tab/>
            </w:r>
            <w:r w:rsidR="00823182">
              <w:rPr>
                <w:noProof/>
                <w:webHidden/>
              </w:rPr>
              <w:fldChar w:fldCharType="begin"/>
            </w:r>
            <w:r w:rsidR="00823182">
              <w:rPr>
                <w:noProof/>
                <w:webHidden/>
              </w:rPr>
              <w:instrText xml:space="preserve"> PAGEREF _Toc232736100 \h </w:instrText>
            </w:r>
            <w:r w:rsidR="00823182">
              <w:rPr>
                <w:noProof/>
                <w:webHidden/>
              </w:rPr>
            </w:r>
            <w:r w:rsidR="00823182">
              <w:rPr>
                <w:noProof/>
                <w:webHidden/>
              </w:rPr>
              <w:fldChar w:fldCharType="separate"/>
            </w:r>
            <w:r w:rsidR="00823182">
              <w:rPr>
                <w:noProof/>
                <w:webHidden/>
              </w:rPr>
              <w:t>7</w:t>
            </w:r>
            <w:r w:rsidR="00823182">
              <w:rPr>
                <w:noProof/>
                <w:webHidden/>
              </w:rPr>
              <w:fldChar w:fldCharType="end"/>
            </w:r>
          </w:hyperlink>
        </w:p>
        <w:p w14:paraId="00049934" w14:textId="3452FB1C"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01" w:history="1">
            <w:r w:rsidR="00823182" w:rsidRPr="005C10E6">
              <w:rPr>
                <w:rStyle w:val="Hyperlink"/>
                <w:rFonts w:asciiTheme="majorBidi" w:hAnsiTheme="majorBidi"/>
                <w:noProof/>
              </w:rPr>
              <w:t>2.2 Objectif</w:t>
            </w:r>
            <w:r w:rsidR="00823182">
              <w:rPr>
                <w:noProof/>
                <w:webHidden/>
              </w:rPr>
              <w:tab/>
            </w:r>
            <w:r w:rsidR="00823182">
              <w:rPr>
                <w:noProof/>
                <w:webHidden/>
              </w:rPr>
              <w:fldChar w:fldCharType="begin"/>
            </w:r>
            <w:r w:rsidR="00823182">
              <w:rPr>
                <w:noProof/>
                <w:webHidden/>
              </w:rPr>
              <w:instrText xml:space="preserve"> PAGEREF _Toc232736101 \h </w:instrText>
            </w:r>
            <w:r w:rsidR="00823182">
              <w:rPr>
                <w:noProof/>
                <w:webHidden/>
              </w:rPr>
            </w:r>
            <w:r w:rsidR="00823182">
              <w:rPr>
                <w:noProof/>
                <w:webHidden/>
              </w:rPr>
              <w:fldChar w:fldCharType="separate"/>
            </w:r>
            <w:r w:rsidR="00823182">
              <w:rPr>
                <w:noProof/>
                <w:webHidden/>
              </w:rPr>
              <w:t>7</w:t>
            </w:r>
            <w:r w:rsidR="00823182">
              <w:rPr>
                <w:noProof/>
                <w:webHidden/>
              </w:rPr>
              <w:fldChar w:fldCharType="end"/>
            </w:r>
          </w:hyperlink>
        </w:p>
        <w:p w14:paraId="4B761CF5" w14:textId="11F33C81"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02" w:history="1">
            <w:r w:rsidR="00823182" w:rsidRPr="005C10E6">
              <w:rPr>
                <w:rStyle w:val="Hyperlink"/>
                <w:rFonts w:asciiTheme="majorBidi" w:hAnsiTheme="majorBidi"/>
                <w:noProof/>
              </w:rPr>
              <w:t>2.3 Formation et spécialités</w:t>
            </w:r>
            <w:r w:rsidR="00823182">
              <w:rPr>
                <w:noProof/>
                <w:webHidden/>
              </w:rPr>
              <w:tab/>
            </w:r>
            <w:r w:rsidR="00823182">
              <w:rPr>
                <w:noProof/>
                <w:webHidden/>
              </w:rPr>
              <w:fldChar w:fldCharType="begin"/>
            </w:r>
            <w:r w:rsidR="00823182">
              <w:rPr>
                <w:noProof/>
                <w:webHidden/>
              </w:rPr>
              <w:instrText xml:space="preserve"> PAGEREF _Toc232736102 \h </w:instrText>
            </w:r>
            <w:r w:rsidR="00823182">
              <w:rPr>
                <w:noProof/>
                <w:webHidden/>
              </w:rPr>
            </w:r>
            <w:r w:rsidR="00823182">
              <w:rPr>
                <w:noProof/>
                <w:webHidden/>
              </w:rPr>
              <w:fldChar w:fldCharType="separate"/>
            </w:r>
            <w:r w:rsidR="00823182">
              <w:rPr>
                <w:noProof/>
                <w:webHidden/>
              </w:rPr>
              <w:t>8</w:t>
            </w:r>
            <w:r w:rsidR="00823182">
              <w:rPr>
                <w:noProof/>
                <w:webHidden/>
              </w:rPr>
              <w:fldChar w:fldCharType="end"/>
            </w:r>
          </w:hyperlink>
        </w:p>
        <w:p w14:paraId="0D41BE45" w14:textId="2535EAA9" w:rsidR="00823182" w:rsidRDefault="000B2030">
          <w:pPr>
            <w:pStyle w:val="TOC3"/>
            <w:tabs>
              <w:tab w:val="left" w:pos="851"/>
              <w:tab w:val="right" w:leader="dot" w:pos="9487"/>
            </w:tabs>
            <w:rPr>
              <w:rFonts w:eastAsiaTheme="minorEastAsia" w:cstheme="minorBidi"/>
              <w:noProof/>
              <w:kern w:val="2"/>
              <w:sz w:val="24"/>
              <w:szCs w:val="24"/>
              <w:lang w:eastAsia="fr-FR"/>
              <w14:ligatures w14:val="standardContextual"/>
            </w:rPr>
          </w:pPr>
          <w:hyperlink w:anchor="_Toc232736103" w:history="1">
            <w:r w:rsidR="00823182" w:rsidRPr="005C10E6">
              <w:rPr>
                <w:rStyle w:val="Hyperlink"/>
                <w:rFonts w:asciiTheme="majorBidi" w:hAnsiTheme="majorBidi"/>
                <w:noProof/>
              </w:rPr>
              <w:t>3</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Présentation du projet</w:t>
            </w:r>
            <w:r w:rsidR="00823182">
              <w:rPr>
                <w:noProof/>
                <w:webHidden/>
              </w:rPr>
              <w:tab/>
            </w:r>
            <w:r w:rsidR="00823182">
              <w:rPr>
                <w:noProof/>
                <w:webHidden/>
              </w:rPr>
              <w:fldChar w:fldCharType="begin"/>
            </w:r>
            <w:r w:rsidR="00823182">
              <w:rPr>
                <w:noProof/>
                <w:webHidden/>
              </w:rPr>
              <w:instrText xml:space="preserve"> PAGEREF _Toc232736103 \h </w:instrText>
            </w:r>
            <w:r w:rsidR="00823182">
              <w:rPr>
                <w:noProof/>
                <w:webHidden/>
              </w:rPr>
            </w:r>
            <w:r w:rsidR="00823182">
              <w:rPr>
                <w:noProof/>
                <w:webHidden/>
              </w:rPr>
              <w:fldChar w:fldCharType="separate"/>
            </w:r>
            <w:r w:rsidR="00823182">
              <w:rPr>
                <w:noProof/>
                <w:webHidden/>
              </w:rPr>
              <w:t>9</w:t>
            </w:r>
            <w:r w:rsidR="00823182">
              <w:rPr>
                <w:noProof/>
                <w:webHidden/>
              </w:rPr>
              <w:fldChar w:fldCharType="end"/>
            </w:r>
          </w:hyperlink>
        </w:p>
        <w:p w14:paraId="2E2D278C" w14:textId="3A82C775"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04" w:history="1">
            <w:r w:rsidR="00823182" w:rsidRPr="005C10E6">
              <w:rPr>
                <w:rStyle w:val="Hyperlink"/>
                <w:rFonts w:asciiTheme="majorBidi" w:hAnsiTheme="majorBidi"/>
                <w:noProof/>
              </w:rPr>
              <w:t>3.1 Présentation du contexte du projet</w:t>
            </w:r>
            <w:r w:rsidR="00823182">
              <w:rPr>
                <w:noProof/>
                <w:webHidden/>
              </w:rPr>
              <w:tab/>
            </w:r>
            <w:r w:rsidR="00823182">
              <w:rPr>
                <w:noProof/>
                <w:webHidden/>
              </w:rPr>
              <w:fldChar w:fldCharType="begin"/>
            </w:r>
            <w:r w:rsidR="00823182">
              <w:rPr>
                <w:noProof/>
                <w:webHidden/>
              </w:rPr>
              <w:instrText xml:space="preserve"> PAGEREF _Toc232736104 \h </w:instrText>
            </w:r>
            <w:r w:rsidR="00823182">
              <w:rPr>
                <w:noProof/>
                <w:webHidden/>
              </w:rPr>
            </w:r>
            <w:r w:rsidR="00823182">
              <w:rPr>
                <w:noProof/>
                <w:webHidden/>
              </w:rPr>
              <w:fldChar w:fldCharType="separate"/>
            </w:r>
            <w:r w:rsidR="00823182">
              <w:rPr>
                <w:noProof/>
                <w:webHidden/>
              </w:rPr>
              <w:t>9</w:t>
            </w:r>
            <w:r w:rsidR="00823182">
              <w:rPr>
                <w:noProof/>
                <w:webHidden/>
              </w:rPr>
              <w:fldChar w:fldCharType="end"/>
            </w:r>
          </w:hyperlink>
        </w:p>
        <w:p w14:paraId="1552EE78" w14:textId="6C9F6DC7"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05" w:history="1">
            <w:r w:rsidR="00823182" w:rsidRPr="005C10E6">
              <w:rPr>
                <w:rStyle w:val="Hyperlink"/>
                <w:rFonts w:asciiTheme="majorBidi" w:hAnsiTheme="majorBidi"/>
                <w:noProof/>
                <w:lang w:val="fr-MA" w:eastAsia="fr-FR"/>
              </w:rPr>
              <w:t>3.2 Identification des problématiques</w:t>
            </w:r>
            <w:r w:rsidR="00823182">
              <w:rPr>
                <w:noProof/>
                <w:webHidden/>
              </w:rPr>
              <w:tab/>
            </w:r>
            <w:r w:rsidR="00823182">
              <w:rPr>
                <w:noProof/>
                <w:webHidden/>
              </w:rPr>
              <w:fldChar w:fldCharType="begin"/>
            </w:r>
            <w:r w:rsidR="00823182">
              <w:rPr>
                <w:noProof/>
                <w:webHidden/>
              </w:rPr>
              <w:instrText xml:space="preserve"> PAGEREF _Toc232736105 \h </w:instrText>
            </w:r>
            <w:r w:rsidR="00823182">
              <w:rPr>
                <w:noProof/>
                <w:webHidden/>
              </w:rPr>
            </w:r>
            <w:r w:rsidR="00823182">
              <w:rPr>
                <w:noProof/>
                <w:webHidden/>
              </w:rPr>
              <w:fldChar w:fldCharType="separate"/>
            </w:r>
            <w:r w:rsidR="00823182">
              <w:rPr>
                <w:noProof/>
                <w:webHidden/>
              </w:rPr>
              <w:t>10</w:t>
            </w:r>
            <w:r w:rsidR="00823182">
              <w:rPr>
                <w:noProof/>
                <w:webHidden/>
              </w:rPr>
              <w:fldChar w:fldCharType="end"/>
            </w:r>
          </w:hyperlink>
        </w:p>
        <w:p w14:paraId="29932572" w14:textId="23D90063"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06" w:history="1">
            <w:r w:rsidR="00823182" w:rsidRPr="005C10E6">
              <w:rPr>
                <w:rStyle w:val="Hyperlink"/>
                <w:rFonts w:asciiTheme="majorBidi" w:hAnsiTheme="majorBidi"/>
                <w:noProof/>
                <w:lang w:val="fr-MA" w:eastAsia="fr-FR"/>
              </w:rPr>
              <w:t>3.3 Étude de</w:t>
            </w:r>
            <w:r w:rsidR="00823182" w:rsidRPr="005C10E6">
              <w:rPr>
                <w:rStyle w:val="Hyperlink"/>
                <w:rFonts w:asciiTheme="majorBidi" w:hAnsiTheme="majorBidi"/>
                <w:noProof/>
                <w:lang w:eastAsia="fr-FR"/>
              </w:rPr>
              <w:t xml:space="preserve"> l’existant et comparaison des solutions</w:t>
            </w:r>
            <w:r w:rsidR="00823182">
              <w:rPr>
                <w:noProof/>
                <w:webHidden/>
              </w:rPr>
              <w:tab/>
            </w:r>
            <w:r w:rsidR="00823182">
              <w:rPr>
                <w:noProof/>
                <w:webHidden/>
              </w:rPr>
              <w:fldChar w:fldCharType="begin"/>
            </w:r>
            <w:r w:rsidR="00823182">
              <w:rPr>
                <w:noProof/>
                <w:webHidden/>
              </w:rPr>
              <w:instrText xml:space="preserve"> PAGEREF _Toc232736106 \h </w:instrText>
            </w:r>
            <w:r w:rsidR="00823182">
              <w:rPr>
                <w:noProof/>
                <w:webHidden/>
              </w:rPr>
            </w:r>
            <w:r w:rsidR="00823182">
              <w:rPr>
                <w:noProof/>
                <w:webHidden/>
              </w:rPr>
              <w:fldChar w:fldCharType="separate"/>
            </w:r>
            <w:r w:rsidR="00823182">
              <w:rPr>
                <w:noProof/>
                <w:webHidden/>
              </w:rPr>
              <w:t>10</w:t>
            </w:r>
            <w:r w:rsidR="00823182">
              <w:rPr>
                <w:noProof/>
                <w:webHidden/>
              </w:rPr>
              <w:fldChar w:fldCharType="end"/>
            </w:r>
          </w:hyperlink>
        </w:p>
        <w:p w14:paraId="0D105491" w14:textId="6722CB35"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07" w:history="1">
            <w:r w:rsidR="00823182" w:rsidRPr="005C10E6">
              <w:rPr>
                <w:rStyle w:val="Hyperlink"/>
                <w:rFonts w:asciiTheme="majorBidi" w:hAnsiTheme="majorBidi"/>
                <w:b/>
                <w:bCs/>
                <w:noProof/>
                <w:color w:val="023160" w:themeColor="hyperlink" w:themeShade="80"/>
              </w:rPr>
              <w:t>Conclusion de l’étude</w:t>
            </w:r>
            <w:r w:rsidR="00823182">
              <w:rPr>
                <w:noProof/>
                <w:webHidden/>
              </w:rPr>
              <w:tab/>
            </w:r>
            <w:r w:rsidR="00823182">
              <w:rPr>
                <w:noProof/>
                <w:webHidden/>
              </w:rPr>
              <w:fldChar w:fldCharType="begin"/>
            </w:r>
            <w:r w:rsidR="00823182">
              <w:rPr>
                <w:noProof/>
                <w:webHidden/>
              </w:rPr>
              <w:instrText xml:space="preserve"> PAGEREF _Toc232736107 \h </w:instrText>
            </w:r>
            <w:r w:rsidR="00823182">
              <w:rPr>
                <w:noProof/>
                <w:webHidden/>
              </w:rPr>
            </w:r>
            <w:r w:rsidR="00823182">
              <w:rPr>
                <w:noProof/>
                <w:webHidden/>
              </w:rPr>
              <w:fldChar w:fldCharType="separate"/>
            </w:r>
            <w:r w:rsidR="00823182">
              <w:rPr>
                <w:noProof/>
                <w:webHidden/>
              </w:rPr>
              <w:t>11</w:t>
            </w:r>
            <w:r w:rsidR="00823182">
              <w:rPr>
                <w:noProof/>
                <w:webHidden/>
              </w:rPr>
              <w:fldChar w:fldCharType="end"/>
            </w:r>
          </w:hyperlink>
        </w:p>
        <w:p w14:paraId="46890376" w14:textId="2C7F6C60"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08" w:history="1">
            <w:r w:rsidR="00823182" w:rsidRPr="005C10E6">
              <w:rPr>
                <w:rStyle w:val="Hyperlink"/>
                <w:rFonts w:asciiTheme="majorBidi" w:hAnsiTheme="majorBidi"/>
                <w:noProof/>
                <w:lang w:eastAsia="fr-FR"/>
              </w:rPr>
              <w:t>3.4 Définition des besoins fonctionnels et non fonctionnels</w:t>
            </w:r>
            <w:r w:rsidR="00823182">
              <w:rPr>
                <w:noProof/>
                <w:webHidden/>
              </w:rPr>
              <w:tab/>
            </w:r>
            <w:r w:rsidR="00823182">
              <w:rPr>
                <w:noProof/>
                <w:webHidden/>
              </w:rPr>
              <w:fldChar w:fldCharType="begin"/>
            </w:r>
            <w:r w:rsidR="00823182">
              <w:rPr>
                <w:noProof/>
                <w:webHidden/>
              </w:rPr>
              <w:instrText xml:space="preserve"> PAGEREF _Toc232736108 \h </w:instrText>
            </w:r>
            <w:r w:rsidR="00823182">
              <w:rPr>
                <w:noProof/>
                <w:webHidden/>
              </w:rPr>
            </w:r>
            <w:r w:rsidR="00823182">
              <w:rPr>
                <w:noProof/>
                <w:webHidden/>
              </w:rPr>
              <w:fldChar w:fldCharType="separate"/>
            </w:r>
            <w:r w:rsidR="00823182">
              <w:rPr>
                <w:noProof/>
                <w:webHidden/>
              </w:rPr>
              <w:t>11</w:t>
            </w:r>
            <w:r w:rsidR="00823182">
              <w:rPr>
                <w:noProof/>
                <w:webHidden/>
              </w:rPr>
              <w:fldChar w:fldCharType="end"/>
            </w:r>
          </w:hyperlink>
        </w:p>
        <w:p w14:paraId="115695F8" w14:textId="14ABC271"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09" w:history="1">
            <w:r w:rsidR="00823182" w:rsidRPr="005C10E6">
              <w:rPr>
                <w:rStyle w:val="Hyperlink"/>
                <w:rFonts w:asciiTheme="majorBidi" w:hAnsiTheme="majorBidi"/>
                <w:noProof/>
                <w:lang w:val="fr-MA"/>
              </w:rPr>
              <w:t xml:space="preserve">3.4.1 </w:t>
            </w:r>
            <w:r w:rsidR="00823182" w:rsidRPr="005C10E6">
              <w:rPr>
                <w:rStyle w:val="Hyperlink"/>
                <w:rFonts w:asciiTheme="majorBidi" w:hAnsiTheme="majorBidi"/>
                <w:noProof/>
              </w:rPr>
              <w:t>Besoins fonctionnels</w:t>
            </w:r>
            <w:r w:rsidR="00823182">
              <w:rPr>
                <w:noProof/>
                <w:webHidden/>
              </w:rPr>
              <w:tab/>
            </w:r>
            <w:r w:rsidR="00823182">
              <w:rPr>
                <w:noProof/>
                <w:webHidden/>
              </w:rPr>
              <w:fldChar w:fldCharType="begin"/>
            </w:r>
            <w:r w:rsidR="00823182">
              <w:rPr>
                <w:noProof/>
                <w:webHidden/>
              </w:rPr>
              <w:instrText xml:space="preserve"> PAGEREF _Toc232736109 \h </w:instrText>
            </w:r>
            <w:r w:rsidR="00823182">
              <w:rPr>
                <w:noProof/>
                <w:webHidden/>
              </w:rPr>
            </w:r>
            <w:r w:rsidR="00823182">
              <w:rPr>
                <w:noProof/>
                <w:webHidden/>
              </w:rPr>
              <w:fldChar w:fldCharType="separate"/>
            </w:r>
            <w:r w:rsidR="00823182">
              <w:rPr>
                <w:noProof/>
                <w:webHidden/>
              </w:rPr>
              <w:t>11</w:t>
            </w:r>
            <w:r w:rsidR="00823182">
              <w:rPr>
                <w:noProof/>
                <w:webHidden/>
              </w:rPr>
              <w:fldChar w:fldCharType="end"/>
            </w:r>
          </w:hyperlink>
        </w:p>
        <w:p w14:paraId="41C4053D" w14:textId="2322CBEA"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10" w:history="1">
            <w:r w:rsidR="00823182" w:rsidRPr="005C10E6">
              <w:rPr>
                <w:rStyle w:val="Hyperlink"/>
                <w:rFonts w:asciiTheme="majorBidi" w:hAnsiTheme="majorBidi"/>
                <w:noProof/>
                <w:lang w:val="fr-MA"/>
              </w:rPr>
              <w:t>WORKFLOW VALIDATION</w:t>
            </w:r>
            <w:r w:rsidR="00823182">
              <w:rPr>
                <w:noProof/>
                <w:webHidden/>
              </w:rPr>
              <w:tab/>
            </w:r>
            <w:r w:rsidR="00823182">
              <w:rPr>
                <w:noProof/>
                <w:webHidden/>
              </w:rPr>
              <w:fldChar w:fldCharType="begin"/>
            </w:r>
            <w:r w:rsidR="00823182">
              <w:rPr>
                <w:noProof/>
                <w:webHidden/>
              </w:rPr>
              <w:instrText xml:space="preserve"> PAGEREF _Toc232736110 \h </w:instrText>
            </w:r>
            <w:r w:rsidR="00823182">
              <w:rPr>
                <w:noProof/>
                <w:webHidden/>
              </w:rPr>
            </w:r>
            <w:r w:rsidR="00823182">
              <w:rPr>
                <w:noProof/>
                <w:webHidden/>
              </w:rPr>
              <w:fldChar w:fldCharType="separate"/>
            </w:r>
            <w:r w:rsidR="00823182">
              <w:rPr>
                <w:noProof/>
                <w:webHidden/>
              </w:rPr>
              <w:t>11</w:t>
            </w:r>
            <w:r w:rsidR="00823182">
              <w:rPr>
                <w:noProof/>
                <w:webHidden/>
              </w:rPr>
              <w:fldChar w:fldCharType="end"/>
            </w:r>
          </w:hyperlink>
        </w:p>
        <w:p w14:paraId="1809CD34" w14:textId="4FCA464F"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11" w:history="1">
            <w:r w:rsidR="00823182" w:rsidRPr="005C10E6">
              <w:rPr>
                <w:rStyle w:val="Hyperlink"/>
                <w:rFonts w:asciiTheme="majorBidi" w:hAnsiTheme="majorBidi"/>
                <w:noProof/>
                <w:lang w:val="fr-MA"/>
              </w:rPr>
              <w:t>COMPOSANT VIDÉO</w:t>
            </w:r>
            <w:r w:rsidR="00823182">
              <w:rPr>
                <w:noProof/>
                <w:webHidden/>
              </w:rPr>
              <w:tab/>
            </w:r>
            <w:r w:rsidR="00823182">
              <w:rPr>
                <w:noProof/>
                <w:webHidden/>
              </w:rPr>
              <w:fldChar w:fldCharType="begin"/>
            </w:r>
            <w:r w:rsidR="00823182">
              <w:rPr>
                <w:noProof/>
                <w:webHidden/>
              </w:rPr>
              <w:instrText xml:space="preserve"> PAGEREF _Toc232736111 \h </w:instrText>
            </w:r>
            <w:r w:rsidR="00823182">
              <w:rPr>
                <w:noProof/>
                <w:webHidden/>
              </w:rPr>
            </w:r>
            <w:r w:rsidR="00823182">
              <w:rPr>
                <w:noProof/>
                <w:webHidden/>
              </w:rPr>
              <w:fldChar w:fldCharType="separate"/>
            </w:r>
            <w:r w:rsidR="00823182">
              <w:rPr>
                <w:noProof/>
                <w:webHidden/>
              </w:rPr>
              <w:t>12</w:t>
            </w:r>
            <w:r w:rsidR="00823182">
              <w:rPr>
                <w:noProof/>
                <w:webHidden/>
              </w:rPr>
              <w:fldChar w:fldCharType="end"/>
            </w:r>
          </w:hyperlink>
        </w:p>
        <w:p w14:paraId="4B1207C6" w14:textId="55DA61B9"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12" w:history="1">
            <w:r w:rsidR="00823182" w:rsidRPr="005C10E6">
              <w:rPr>
                <w:rStyle w:val="Hyperlink"/>
                <w:rFonts w:asciiTheme="majorBidi" w:hAnsiTheme="majorBidi"/>
                <w:noProof/>
                <w:lang w:val="fr-MA"/>
              </w:rPr>
              <w:t>PIPELINE VIDEO</w:t>
            </w:r>
            <w:r w:rsidR="00823182">
              <w:rPr>
                <w:noProof/>
                <w:webHidden/>
              </w:rPr>
              <w:tab/>
            </w:r>
            <w:r w:rsidR="00823182">
              <w:rPr>
                <w:noProof/>
                <w:webHidden/>
              </w:rPr>
              <w:fldChar w:fldCharType="begin"/>
            </w:r>
            <w:r w:rsidR="00823182">
              <w:rPr>
                <w:noProof/>
                <w:webHidden/>
              </w:rPr>
              <w:instrText xml:space="preserve"> PAGEREF _Toc232736112 \h </w:instrText>
            </w:r>
            <w:r w:rsidR="00823182">
              <w:rPr>
                <w:noProof/>
                <w:webHidden/>
              </w:rPr>
            </w:r>
            <w:r w:rsidR="00823182">
              <w:rPr>
                <w:noProof/>
                <w:webHidden/>
              </w:rPr>
              <w:fldChar w:fldCharType="separate"/>
            </w:r>
            <w:r w:rsidR="00823182">
              <w:rPr>
                <w:noProof/>
                <w:webHidden/>
              </w:rPr>
              <w:t>12</w:t>
            </w:r>
            <w:r w:rsidR="00823182">
              <w:rPr>
                <w:noProof/>
                <w:webHidden/>
              </w:rPr>
              <w:fldChar w:fldCharType="end"/>
            </w:r>
          </w:hyperlink>
        </w:p>
        <w:p w14:paraId="0DC12680" w14:textId="7FCB0CDD"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13" w:history="1">
            <w:r w:rsidR="00823182" w:rsidRPr="005C10E6">
              <w:rPr>
                <w:rStyle w:val="Hyperlink"/>
                <w:rFonts w:asciiTheme="majorBidi" w:hAnsiTheme="majorBidi"/>
                <w:noProof/>
              </w:rPr>
              <w:t>3.4.2 Besoins non fonctionnels</w:t>
            </w:r>
            <w:r w:rsidR="00823182">
              <w:rPr>
                <w:noProof/>
                <w:webHidden/>
              </w:rPr>
              <w:tab/>
            </w:r>
            <w:r w:rsidR="00823182">
              <w:rPr>
                <w:noProof/>
                <w:webHidden/>
              </w:rPr>
              <w:fldChar w:fldCharType="begin"/>
            </w:r>
            <w:r w:rsidR="00823182">
              <w:rPr>
                <w:noProof/>
                <w:webHidden/>
              </w:rPr>
              <w:instrText xml:space="preserve"> PAGEREF _Toc232736113 \h </w:instrText>
            </w:r>
            <w:r w:rsidR="00823182">
              <w:rPr>
                <w:noProof/>
                <w:webHidden/>
              </w:rPr>
            </w:r>
            <w:r w:rsidR="00823182">
              <w:rPr>
                <w:noProof/>
                <w:webHidden/>
              </w:rPr>
              <w:fldChar w:fldCharType="separate"/>
            </w:r>
            <w:r w:rsidR="00823182">
              <w:rPr>
                <w:noProof/>
                <w:webHidden/>
              </w:rPr>
              <w:t>12</w:t>
            </w:r>
            <w:r w:rsidR="00823182">
              <w:rPr>
                <w:noProof/>
                <w:webHidden/>
              </w:rPr>
              <w:fldChar w:fldCharType="end"/>
            </w:r>
          </w:hyperlink>
        </w:p>
        <w:p w14:paraId="45EEC1BC" w14:textId="05BC7DD0"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14" w:history="1">
            <w:r w:rsidR="00823182" w:rsidRPr="005C10E6">
              <w:rPr>
                <w:rStyle w:val="Hyperlink"/>
                <w:rFonts w:asciiTheme="majorBidi" w:hAnsiTheme="majorBidi"/>
                <w:noProof/>
              </w:rPr>
              <w:t>3.4.3</w:t>
            </w:r>
            <w:r w:rsidR="00823182" w:rsidRPr="005C10E6">
              <w:rPr>
                <w:rStyle w:val="Hyperlink"/>
                <w:noProof/>
              </w:rPr>
              <w:t xml:space="preserve"> </w:t>
            </w:r>
            <w:r w:rsidR="00823182" w:rsidRPr="005C10E6">
              <w:rPr>
                <w:rStyle w:val="Hyperlink"/>
                <w:rFonts w:asciiTheme="majorBidi" w:hAnsiTheme="majorBidi"/>
                <w:noProof/>
              </w:rPr>
              <w:t>SÉCURITÉ</w:t>
            </w:r>
            <w:r w:rsidR="00823182">
              <w:rPr>
                <w:noProof/>
                <w:webHidden/>
              </w:rPr>
              <w:tab/>
            </w:r>
            <w:r w:rsidR="00823182">
              <w:rPr>
                <w:noProof/>
                <w:webHidden/>
              </w:rPr>
              <w:fldChar w:fldCharType="begin"/>
            </w:r>
            <w:r w:rsidR="00823182">
              <w:rPr>
                <w:noProof/>
                <w:webHidden/>
              </w:rPr>
              <w:instrText xml:space="preserve"> PAGEREF _Toc232736114 \h </w:instrText>
            </w:r>
            <w:r w:rsidR="00823182">
              <w:rPr>
                <w:noProof/>
                <w:webHidden/>
              </w:rPr>
            </w:r>
            <w:r w:rsidR="00823182">
              <w:rPr>
                <w:noProof/>
                <w:webHidden/>
              </w:rPr>
              <w:fldChar w:fldCharType="separate"/>
            </w:r>
            <w:r w:rsidR="00823182">
              <w:rPr>
                <w:noProof/>
                <w:webHidden/>
              </w:rPr>
              <w:t>12</w:t>
            </w:r>
            <w:r w:rsidR="00823182">
              <w:rPr>
                <w:noProof/>
                <w:webHidden/>
              </w:rPr>
              <w:fldChar w:fldCharType="end"/>
            </w:r>
          </w:hyperlink>
        </w:p>
        <w:p w14:paraId="738B1CD7" w14:textId="6A598E0D"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15" w:history="1">
            <w:r w:rsidR="00823182" w:rsidRPr="005C10E6">
              <w:rPr>
                <w:rStyle w:val="Hyperlink"/>
                <w:rFonts w:asciiTheme="majorBidi" w:hAnsiTheme="majorBidi"/>
                <w:noProof/>
              </w:rPr>
              <w:t>3.4.4 AUDIT / JOURNALISATION</w:t>
            </w:r>
            <w:r w:rsidR="00823182">
              <w:rPr>
                <w:noProof/>
                <w:webHidden/>
              </w:rPr>
              <w:tab/>
            </w:r>
            <w:r w:rsidR="00823182">
              <w:rPr>
                <w:noProof/>
                <w:webHidden/>
              </w:rPr>
              <w:fldChar w:fldCharType="begin"/>
            </w:r>
            <w:r w:rsidR="00823182">
              <w:rPr>
                <w:noProof/>
                <w:webHidden/>
              </w:rPr>
              <w:instrText xml:space="preserve"> PAGEREF _Toc232736115 \h </w:instrText>
            </w:r>
            <w:r w:rsidR="00823182">
              <w:rPr>
                <w:noProof/>
                <w:webHidden/>
              </w:rPr>
            </w:r>
            <w:r w:rsidR="00823182">
              <w:rPr>
                <w:noProof/>
                <w:webHidden/>
              </w:rPr>
              <w:fldChar w:fldCharType="separate"/>
            </w:r>
            <w:r w:rsidR="00823182">
              <w:rPr>
                <w:noProof/>
                <w:webHidden/>
              </w:rPr>
              <w:t>12</w:t>
            </w:r>
            <w:r w:rsidR="00823182">
              <w:rPr>
                <w:noProof/>
                <w:webHidden/>
              </w:rPr>
              <w:fldChar w:fldCharType="end"/>
            </w:r>
          </w:hyperlink>
        </w:p>
        <w:p w14:paraId="3ADE5240" w14:textId="35A2B570"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16" w:history="1">
            <w:r w:rsidR="00823182" w:rsidRPr="005C10E6">
              <w:rPr>
                <w:rStyle w:val="Hyperlink"/>
                <w:rFonts w:asciiTheme="majorBidi" w:hAnsiTheme="majorBidi"/>
                <w:noProof/>
                <w:lang w:val="fr-MA" w:eastAsia="fr-FR"/>
              </w:rPr>
              <w:t>3.5 Enjeux stratégiques</w:t>
            </w:r>
            <w:r w:rsidR="00823182">
              <w:rPr>
                <w:noProof/>
                <w:webHidden/>
              </w:rPr>
              <w:tab/>
            </w:r>
            <w:r w:rsidR="00823182">
              <w:rPr>
                <w:noProof/>
                <w:webHidden/>
              </w:rPr>
              <w:fldChar w:fldCharType="begin"/>
            </w:r>
            <w:r w:rsidR="00823182">
              <w:rPr>
                <w:noProof/>
                <w:webHidden/>
              </w:rPr>
              <w:instrText xml:space="preserve"> PAGEREF _Toc232736116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7E063BAF" w14:textId="2049BB20"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17" w:history="1">
            <w:r w:rsidR="00823182" w:rsidRPr="005C10E6">
              <w:rPr>
                <w:rStyle w:val="Hyperlink"/>
                <w:rFonts w:asciiTheme="majorBidi" w:hAnsiTheme="majorBidi"/>
                <w:noProof/>
              </w:rPr>
              <w:t>3.5.1 Renforcement de l’autonomie technologique</w:t>
            </w:r>
            <w:r w:rsidR="00823182">
              <w:rPr>
                <w:noProof/>
                <w:webHidden/>
              </w:rPr>
              <w:tab/>
            </w:r>
            <w:r w:rsidR="00823182">
              <w:rPr>
                <w:noProof/>
                <w:webHidden/>
              </w:rPr>
              <w:fldChar w:fldCharType="begin"/>
            </w:r>
            <w:r w:rsidR="00823182">
              <w:rPr>
                <w:noProof/>
                <w:webHidden/>
              </w:rPr>
              <w:instrText xml:space="preserve"> PAGEREF _Toc232736117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502CB1FE" w14:textId="59B3F089"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18" w:history="1">
            <w:r w:rsidR="00823182" w:rsidRPr="005C10E6">
              <w:rPr>
                <w:rStyle w:val="Hyperlink"/>
                <w:rFonts w:asciiTheme="majorBidi" w:hAnsiTheme="majorBidi"/>
                <w:noProof/>
              </w:rPr>
              <w:t>3.5.2 Amélioration de la diffusion de l’information</w:t>
            </w:r>
            <w:r w:rsidR="00823182">
              <w:rPr>
                <w:noProof/>
                <w:webHidden/>
              </w:rPr>
              <w:tab/>
            </w:r>
            <w:r w:rsidR="00823182">
              <w:rPr>
                <w:noProof/>
                <w:webHidden/>
              </w:rPr>
              <w:fldChar w:fldCharType="begin"/>
            </w:r>
            <w:r w:rsidR="00823182">
              <w:rPr>
                <w:noProof/>
                <w:webHidden/>
              </w:rPr>
              <w:instrText xml:space="preserve"> PAGEREF _Toc232736118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5DB53C35" w14:textId="428EEEEB"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19" w:history="1">
            <w:r w:rsidR="00823182" w:rsidRPr="005C10E6">
              <w:rPr>
                <w:rStyle w:val="Hyperlink"/>
                <w:rFonts w:asciiTheme="majorBidi" w:hAnsiTheme="majorBidi"/>
                <w:noProof/>
              </w:rPr>
              <w:t>3.5.3 Modernisation des services numériques</w:t>
            </w:r>
            <w:r w:rsidR="00823182">
              <w:rPr>
                <w:noProof/>
                <w:webHidden/>
              </w:rPr>
              <w:tab/>
            </w:r>
            <w:r w:rsidR="00823182">
              <w:rPr>
                <w:noProof/>
                <w:webHidden/>
              </w:rPr>
              <w:fldChar w:fldCharType="begin"/>
            </w:r>
            <w:r w:rsidR="00823182">
              <w:rPr>
                <w:noProof/>
                <w:webHidden/>
              </w:rPr>
              <w:instrText xml:space="preserve"> PAGEREF _Toc232736119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0CD39C6B" w14:textId="79FCBD65"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20" w:history="1">
            <w:r w:rsidR="00823182" w:rsidRPr="005C10E6">
              <w:rPr>
                <w:rStyle w:val="Hyperlink"/>
                <w:rFonts w:asciiTheme="majorBidi" w:hAnsiTheme="majorBidi"/>
                <w:noProof/>
              </w:rPr>
              <w:t>3.5.4 Optimisation des ressources</w:t>
            </w:r>
            <w:r w:rsidR="00823182">
              <w:rPr>
                <w:noProof/>
                <w:webHidden/>
              </w:rPr>
              <w:tab/>
            </w:r>
            <w:r w:rsidR="00823182">
              <w:rPr>
                <w:noProof/>
                <w:webHidden/>
              </w:rPr>
              <w:fldChar w:fldCharType="begin"/>
            </w:r>
            <w:r w:rsidR="00823182">
              <w:rPr>
                <w:noProof/>
                <w:webHidden/>
              </w:rPr>
              <w:instrText xml:space="preserve"> PAGEREF _Toc232736120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2D245C36" w14:textId="03478F16"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21" w:history="1">
            <w:r w:rsidR="00823182" w:rsidRPr="005C10E6">
              <w:rPr>
                <w:rStyle w:val="Hyperlink"/>
                <w:rFonts w:asciiTheme="majorBidi" w:hAnsiTheme="majorBidi"/>
                <w:noProof/>
                <w:lang w:val="fr-MA" w:eastAsia="fr-FR"/>
              </w:rPr>
              <w:t>3.6 Exigences fonctionnelles et non fonctionnelles</w:t>
            </w:r>
            <w:r w:rsidR="00823182">
              <w:rPr>
                <w:noProof/>
                <w:webHidden/>
              </w:rPr>
              <w:tab/>
            </w:r>
            <w:r w:rsidR="00823182">
              <w:rPr>
                <w:noProof/>
                <w:webHidden/>
              </w:rPr>
              <w:fldChar w:fldCharType="begin"/>
            </w:r>
            <w:r w:rsidR="00823182">
              <w:rPr>
                <w:noProof/>
                <w:webHidden/>
              </w:rPr>
              <w:instrText xml:space="preserve"> PAGEREF _Toc232736121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66F244F4" w14:textId="6A9B9F78"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22" w:history="1">
            <w:r w:rsidR="00823182" w:rsidRPr="005C10E6">
              <w:rPr>
                <w:rStyle w:val="Hyperlink"/>
                <w:rFonts w:asciiTheme="majorBidi" w:hAnsiTheme="majorBidi"/>
                <w:noProof/>
              </w:rPr>
              <w:t>3.6.1 Exigences fonctionnelles</w:t>
            </w:r>
            <w:r w:rsidR="00823182">
              <w:rPr>
                <w:noProof/>
                <w:webHidden/>
              </w:rPr>
              <w:tab/>
            </w:r>
            <w:r w:rsidR="00823182">
              <w:rPr>
                <w:noProof/>
                <w:webHidden/>
              </w:rPr>
              <w:fldChar w:fldCharType="begin"/>
            </w:r>
            <w:r w:rsidR="00823182">
              <w:rPr>
                <w:noProof/>
                <w:webHidden/>
              </w:rPr>
              <w:instrText xml:space="preserve"> PAGEREF _Toc232736122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774C2D76" w14:textId="473EB56C"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23" w:history="1">
            <w:r w:rsidR="00823182" w:rsidRPr="005C10E6">
              <w:rPr>
                <w:rStyle w:val="Hyperlink"/>
                <w:rFonts w:asciiTheme="majorBidi" w:hAnsiTheme="majorBidi"/>
                <w:noProof/>
              </w:rPr>
              <w:t>3.6.2 Exigences non fonctionnelles</w:t>
            </w:r>
            <w:r w:rsidR="00823182">
              <w:rPr>
                <w:noProof/>
                <w:webHidden/>
              </w:rPr>
              <w:tab/>
            </w:r>
            <w:r w:rsidR="00823182">
              <w:rPr>
                <w:noProof/>
                <w:webHidden/>
              </w:rPr>
              <w:fldChar w:fldCharType="begin"/>
            </w:r>
            <w:r w:rsidR="00823182">
              <w:rPr>
                <w:noProof/>
                <w:webHidden/>
              </w:rPr>
              <w:instrText xml:space="preserve"> PAGEREF _Toc232736123 \h </w:instrText>
            </w:r>
            <w:r w:rsidR="00823182">
              <w:rPr>
                <w:noProof/>
                <w:webHidden/>
              </w:rPr>
            </w:r>
            <w:r w:rsidR="00823182">
              <w:rPr>
                <w:noProof/>
                <w:webHidden/>
              </w:rPr>
              <w:fldChar w:fldCharType="separate"/>
            </w:r>
            <w:r w:rsidR="00823182">
              <w:rPr>
                <w:noProof/>
                <w:webHidden/>
              </w:rPr>
              <w:t>14</w:t>
            </w:r>
            <w:r w:rsidR="00823182">
              <w:rPr>
                <w:noProof/>
                <w:webHidden/>
              </w:rPr>
              <w:fldChar w:fldCharType="end"/>
            </w:r>
          </w:hyperlink>
        </w:p>
        <w:p w14:paraId="40790C7E" w14:textId="08D52357"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24" w:history="1">
            <w:r w:rsidR="00823182" w:rsidRPr="005C10E6">
              <w:rPr>
                <w:rStyle w:val="Hyperlink"/>
                <w:rFonts w:asciiTheme="majorBidi" w:hAnsiTheme="majorBidi"/>
                <w:noProof/>
                <w:lang w:val="fr-MA" w:eastAsia="fr-FR"/>
              </w:rPr>
              <w:t>3.7 Indicateurs de performance (KPIs)</w:t>
            </w:r>
            <w:r w:rsidR="00823182">
              <w:rPr>
                <w:noProof/>
                <w:webHidden/>
              </w:rPr>
              <w:tab/>
            </w:r>
            <w:r w:rsidR="00823182">
              <w:rPr>
                <w:noProof/>
                <w:webHidden/>
              </w:rPr>
              <w:fldChar w:fldCharType="begin"/>
            </w:r>
            <w:r w:rsidR="00823182">
              <w:rPr>
                <w:noProof/>
                <w:webHidden/>
              </w:rPr>
              <w:instrText xml:space="preserve"> PAGEREF _Toc232736124 \h </w:instrText>
            </w:r>
            <w:r w:rsidR="00823182">
              <w:rPr>
                <w:noProof/>
                <w:webHidden/>
              </w:rPr>
            </w:r>
            <w:r w:rsidR="00823182">
              <w:rPr>
                <w:noProof/>
                <w:webHidden/>
              </w:rPr>
              <w:fldChar w:fldCharType="separate"/>
            </w:r>
            <w:r w:rsidR="00823182">
              <w:rPr>
                <w:noProof/>
                <w:webHidden/>
              </w:rPr>
              <w:t>14</w:t>
            </w:r>
            <w:r w:rsidR="00823182">
              <w:rPr>
                <w:noProof/>
                <w:webHidden/>
              </w:rPr>
              <w:fldChar w:fldCharType="end"/>
            </w:r>
          </w:hyperlink>
        </w:p>
        <w:p w14:paraId="7EE104BA" w14:textId="2C0BE249"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125" w:history="1">
            <w:r w:rsidR="00823182" w:rsidRPr="005C10E6">
              <w:rPr>
                <w:rStyle w:val="Hyperlink"/>
                <w:rFonts w:asciiTheme="majorBidi" w:eastAsia="Times New Roman" w:hAnsiTheme="majorBidi"/>
                <w:noProof/>
              </w:rPr>
              <w:t>Conclusion</w:t>
            </w:r>
            <w:r w:rsidR="00823182">
              <w:rPr>
                <w:noProof/>
                <w:webHidden/>
              </w:rPr>
              <w:tab/>
            </w:r>
            <w:r w:rsidR="00823182">
              <w:rPr>
                <w:noProof/>
                <w:webHidden/>
              </w:rPr>
              <w:fldChar w:fldCharType="begin"/>
            </w:r>
            <w:r w:rsidR="00823182">
              <w:rPr>
                <w:noProof/>
                <w:webHidden/>
              </w:rPr>
              <w:instrText xml:space="preserve"> PAGEREF _Toc232736125 \h </w:instrText>
            </w:r>
            <w:r w:rsidR="00823182">
              <w:rPr>
                <w:noProof/>
                <w:webHidden/>
              </w:rPr>
            </w:r>
            <w:r w:rsidR="00823182">
              <w:rPr>
                <w:noProof/>
                <w:webHidden/>
              </w:rPr>
              <w:fldChar w:fldCharType="separate"/>
            </w:r>
            <w:r w:rsidR="00823182">
              <w:rPr>
                <w:noProof/>
                <w:webHidden/>
              </w:rPr>
              <w:t>15</w:t>
            </w:r>
            <w:r w:rsidR="00823182">
              <w:rPr>
                <w:noProof/>
                <w:webHidden/>
              </w:rPr>
              <w:fldChar w:fldCharType="end"/>
            </w:r>
          </w:hyperlink>
        </w:p>
        <w:p w14:paraId="197F544D" w14:textId="72B2FD0F" w:rsidR="00823182" w:rsidRDefault="000B2030">
          <w:pPr>
            <w:pStyle w:val="TOC5"/>
            <w:tabs>
              <w:tab w:val="right" w:leader="dot" w:pos="9487"/>
            </w:tabs>
            <w:rPr>
              <w:rFonts w:eastAsiaTheme="minorEastAsia" w:cstheme="minorBidi"/>
              <w:noProof/>
              <w:kern w:val="2"/>
              <w:sz w:val="24"/>
              <w:szCs w:val="24"/>
              <w:lang w:eastAsia="fr-FR"/>
              <w14:ligatures w14:val="standardContextual"/>
            </w:rPr>
          </w:pPr>
          <w:hyperlink w:anchor="_Toc232736126" w:history="1">
            <w:bookmarkStart w:id="9" w:name="_Toc232736040"/>
            <w:r w:rsidR="00823182" w:rsidRPr="005C10E6">
              <w:rPr>
                <w:rStyle w:val="Hyperlink"/>
                <w:rFonts w:asciiTheme="majorBidi" w:hAnsiTheme="majorBidi" w:cstheme="majorBidi"/>
                <w:noProof/>
                <w:sz w:val="4"/>
              </w:rPr>
              <mc:AlternateContent>
                <mc:Choice Requires="wpg">
                  <w:drawing>
                    <wp:inline distT="0" distB="0" distL="0" distR="0" wp14:anchorId="1BDF7EF7" wp14:editId="68167E54">
                      <wp:extent cx="5798185" cy="27940"/>
                      <wp:effectExtent l="0" t="0" r="0" b="0"/>
                      <wp:docPr id="213431462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80523064"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1BB8964F"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" path="m5798184,l,,,27432r5798184,l5798184,xe" fillcolor="black" stroked="f">
                        <v:path arrowok="t"/>
                      </v:shape>
                      <w10:anchorlock/>
                    </v:group>
                  </w:pict>
                </mc:Fallback>
              </mc:AlternateContent>
            </w:r>
            <w:bookmarkEnd w:id="9"/>
            <w:r w:rsidR="00823182">
              <w:rPr>
                <w:noProof/>
                <w:webHidden/>
              </w:rPr>
              <w:tab/>
            </w:r>
            <w:r w:rsidR="00823182">
              <w:rPr>
                <w:noProof/>
                <w:webHidden/>
              </w:rPr>
              <w:fldChar w:fldCharType="begin"/>
            </w:r>
            <w:r w:rsidR="00823182">
              <w:rPr>
                <w:noProof/>
                <w:webHidden/>
              </w:rPr>
              <w:instrText xml:space="preserve"> PAGEREF _Toc232736126 \h </w:instrText>
            </w:r>
            <w:r w:rsidR="00823182">
              <w:rPr>
                <w:noProof/>
                <w:webHidden/>
              </w:rPr>
            </w:r>
            <w:r w:rsidR="00823182">
              <w:rPr>
                <w:noProof/>
                <w:webHidden/>
              </w:rPr>
              <w:fldChar w:fldCharType="separate"/>
            </w:r>
            <w:r w:rsidR="00823182">
              <w:rPr>
                <w:noProof/>
                <w:webHidden/>
              </w:rPr>
              <w:t>16</w:t>
            </w:r>
            <w:r w:rsidR="00823182">
              <w:rPr>
                <w:noProof/>
                <w:webHidden/>
              </w:rPr>
              <w:fldChar w:fldCharType="end"/>
            </w:r>
          </w:hyperlink>
        </w:p>
        <w:p w14:paraId="44D1C3D9" w14:textId="26FFBB93" w:rsidR="00823182" w:rsidRDefault="000B2030">
          <w:pPr>
            <w:pStyle w:val="TOC1"/>
            <w:tabs>
              <w:tab w:val="right" w:leader="dot" w:pos="9487"/>
            </w:tabs>
            <w:rPr>
              <w:rFonts w:eastAsiaTheme="minorEastAsia" w:cstheme="minorBidi"/>
              <w:b w:val="0"/>
              <w:bCs w:val="0"/>
              <w:i w:val="0"/>
              <w:iCs w:val="0"/>
              <w:noProof/>
              <w:kern w:val="2"/>
              <w:lang w:eastAsia="fr-FR"/>
              <w14:ligatures w14:val="standardContextual"/>
            </w:rPr>
          </w:pPr>
          <w:hyperlink w:anchor="_Toc232736127" w:history="1">
            <w:r w:rsidR="00823182" w:rsidRPr="005C10E6">
              <w:rPr>
                <w:rStyle w:val="Hyperlink"/>
                <w:rFonts w:asciiTheme="majorBidi" w:hAnsiTheme="majorBidi"/>
                <w:noProof/>
              </w:rPr>
              <w:t>CHAPITRE 2 : Analyse fonctionnelle et conception du système</w:t>
            </w:r>
            <w:r w:rsidR="00823182">
              <w:rPr>
                <w:noProof/>
                <w:webHidden/>
              </w:rPr>
              <w:tab/>
            </w:r>
            <w:r w:rsidR="00823182">
              <w:rPr>
                <w:noProof/>
                <w:webHidden/>
              </w:rPr>
              <w:fldChar w:fldCharType="begin"/>
            </w:r>
            <w:r w:rsidR="00823182">
              <w:rPr>
                <w:noProof/>
                <w:webHidden/>
              </w:rPr>
              <w:instrText xml:space="preserve"> PAGEREF _Toc232736127 \h </w:instrText>
            </w:r>
            <w:r w:rsidR="00823182">
              <w:rPr>
                <w:noProof/>
                <w:webHidden/>
              </w:rPr>
            </w:r>
            <w:r w:rsidR="00823182">
              <w:rPr>
                <w:noProof/>
                <w:webHidden/>
              </w:rPr>
              <w:fldChar w:fldCharType="separate"/>
            </w:r>
            <w:r w:rsidR="00823182">
              <w:rPr>
                <w:noProof/>
                <w:webHidden/>
              </w:rPr>
              <w:t>16</w:t>
            </w:r>
            <w:r w:rsidR="00823182">
              <w:rPr>
                <w:noProof/>
                <w:webHidden/>
              </w:rPr>
              <w:fldChar w:fldCharType="end"/>
            </w:r>
          </w:hyperlink>
        </w:p>
        <w:p w14:paraId="3E532650" w14:textId="13711E2D" w:rsidR="00823182" w:rsidRDefault="000B2030">
          <w:pPr>
            <w:pStyle w:val="TOC5"/>
            <w:tabs>
              <w:tab w:val="right" w:leader="dot" w:pos="9487"/>
            </w:tabs>
            <w:rPr>
              <w:rFonts w:eastAsiaTheme="minorEastAsia" w:cstheme="minorBidi"/>
              <w:noProof/>
              <w:kern w:val="2"/>
              <w:sz w:val="24"/>
              <w:szCs w:val="24"/>
              <w:lang w:eastAsia="fr-FR"/>
              <w14:ligatures w14:val="standardContextual"/>
            </w:rPr>
          </w:pPr>
          <w:hyperlink w:anchor="_Toc232736128" w:history="1">
            <w:bookmarkStart w:id="10" w:name="_Toc232736042"/>
            <w:r w:rsidR="00823182" w:rsidRPr="005C10E6">
              <w:rPr>
                <w:rStyle w:val="Hyperlink"/>
                <w:rFonts w:asciiTheme="majorBidi" w:hAnsiTheme="majorBidi" w:cstheme="majorBidi"/>
                <w:noProof/>
                <w:sz w:val="4"/>
              </w:rPr>
              <mc:AlternateContent>
                <mc:Choice Requires="wpg">
                  <w:drawing>
                    <wp:inline distT="0" distB="0" distL="0" distR="0" wp14:anchorId="41F949FC" wp14:editId="139830DA">
                      <wp:extent cx="5798185" cy="27940"/>
                      <wp:effectExtent l="0" t="0" r="0" b="0"/>
                      <wp:docPr id="170420585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751851675"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674006AE"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" path="m5798184,l,,,27432r5798184,l5798184,xe" fillcolor="black" stroked="f">
                        <v:path arrowok="t"/>
                      </v:shape>
                      <w10:anchorlock/>
                    </v:group>
                  </w:pict>
                </mc:Fallback>
              </mc:AlternateContent>
            </w:r>
            <w:bookmarkEnd w:id="10"/>
            <w:r w:rsidR="00823182">
              <w:rPr>
                <w:noProof/>
                <w:webHidden/>
              </w:rPr>
              <w:lastRenderedPageBreak/>
              <w:tab/>
            </w:r>
            <w:r w:rsidR="00823182">
              <w:rPr>
                <w:noProof/>
                <w:webHidden/>
              </w:rPr>
              <w:fldChar w:fldCharType="begin"/>
            </w:r>
            <w:r w:rsidR="00823182">
              <w:rPr>
                <w:noProof/>
                <w:webHidden/>
              </w:rPr>
              <w:instrText xml:space="preserve"> PAGEREF _Toc232736128 \h </w:instrText>
            </w:r>
            <w:r w:rsidR="00823182">
              <w:rPr>
                <w:noProof/>
                <w:webHidden/>
              </w:rPr>
            </w:r>
            <w:r w:rsidR="00823182">
              <w:rPr>
                <w:noProof/>
                <w:webHidden/>
              </w:rPr>
              <w:fldChar w:fldCharType="separate"/>
            </w:r>
            <w:r w:rsidR="00823182">
              <w:rPr>
                <w:noProof/>
                <w:webHidden/>
              </w:rPr>
              <w:t>16</w:t>
            </w:r>
            <w:r w:rsidR="00823182">
              <w:rPr>
                <w:noProof/>
                <w:webHidden/>
              </w:rPr>
              <w:fldChar w:fldCharType="end"/>
            </w:r>
          </w:hyperlink>
        </w:p>
        <w:p w14:paraId="16F193AC" w14:textId="7C8330A0"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129" w:history="1">
            <w:r w:rsidR="00823182" w:rsidRPr="005C10E6">
              <w:rPr>
                <w:rStyle w:val="Hyperlink"/>
                <w:rFonts w:asciiTheme="majorBidi" w:eastAsia="Times New Roman" w:hAnsiTheme="majorBidi" w:cstheme="majorBidi"/>
                <w:noProof/>
              </w:rPr>
              <w:t>Introduction</w:t>
            </w:r>
            <w:r w:rsidR="00823182">
              <w:rPr>
                <w:noProof/>
                <w:webHidden/>
              </w:rPr>
              <w:tab/>
            </w:r>
            <w:r w:rsidR="00823182">
              <w:rPr>
                <w:noProof/>
                <w:webHidden/>
              </w:rPr>
              <w:fldChar w:fldCharType="begin"/>
            </w:r>
            <w:r w:rsidR="00823182">
              <w:rPr>
                <w:noProof/>
                <w:webHidden/>
              </w:rPr>
              <w:instrText xml:space="preserve"> PAGEREF _Toc232736129 \h </w:instrText>
            </w:r>
            <w:r w:rsidR="00823182">
              <w:rPr>
                <w:noProof/>
                <w:webHidden/>
              </w:rPr>
            </w:r>
            <w:r w:rsidR="00823182">
              <w:rPr>
                <w:noProof/>
                <w:webHidden/>
              </w:rPr>
              <w:fldChar w:fldCharType="separate"/>
            </w:r>
            <w:r w:rsidR="00823182">
              <w:rPr>
                <w:noProof/>
                <w:webHidden/>
              </w:rPr>
              <w:t>17</w:t>
            </w:r>
            <w:r w:rsidR="00823182">
              <w:rPr>
                <w:noProof/>
                <w:webHidden/>
              </w:rPr>
              <w:fldChar w:fldCharType="end"/>
            </w:r>
          </w:hyperlink>
        </w:p>
        <w:p w14:paraId="4CBAE156" w14:textId="5E99D25A"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30" w:history="1">
            <w:r w:rsidR="00823182" w:rsidRPr="005C10E6">
              <w:rPr>
                <w:rStyle w:val="Hyperlink"/>
                <w:rFonts w:asciiTheme="majorBidi" w:hAnsiTheme="majorBidi"/>
                <w:noProof/>
                <w:lang w:val="fr-MA" w:eastAsia="fr-FR"/>
              </w:rPr>
              <w:t>1. Méthodologie de gestion de projet</w:t>
            </w:r>
            <w:r w:rsidR="00823182">
              <w:rPr>
                <w:noProof/>
                <w:webHidden/>
              </w:rPr>
              <w:tab/>
            </w:r>
            <w:r w:rsidR="00823182">
              <w:rPr>
                <w:noProof/>
                <w:webHidden/>
              </w:rPr>
              <w:fldChar w:fldCharType="begin"/>
            </w:r>
            <w:r w:rsidR="00823182">
              <w:rPr>
                <w:noProof/>
                <w:webHidden/>
              </w:rPr>
              <w:instrText xml:space="preserve"> PAGEREF _Toc232736130 \h </w:instrText>
            </w:r>
            <w:r w:rsidR="00823182">
              <w:rPr>
                <w:noProof/>
                <w:webHidden/>
              </w:rPr>
            </w:r>
            <w:r w:rsidR="00823182">
              <w:rPr>
                <w:noProof/>
                <w:webHidden/>
              </w:rPr>
              <w:fldChar w:fldCharType="separate"/>
            </w:r>
            <w:r w:rsidR="00823182">
              <w:rPr>
                <w:noProof/>
                <w:webHidden/>
              </w:rPr>
              <w:t>17</w:t>
            </w:r>
            <w:r w:rsidR="00823182">
              <w:rPr>
                <w:noProof/>
                <w:webHidden/>
              </w:rPr>
              <w:fldChar w:fldCharType="end"/>
            </w:r>
          </w:hyperlink>
        </w:p>
        <w:p w14:paraId="38636E65" w14:textId="63FB3A46"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31" w:history="1">
            <w:r w:rsidR="00823182" w:rsidRPr="005C10E6">
              <w:rPr>
                <w:rStyle w:val="Hyperlink"/>
                <w:rFonts w:asciiTheme="majorBidi" w:hAnsiTheme="majorBidi"/>
                <w:noProof/>
                <w:lang w:val="fr-MA"/>
              </w:rPr>
              <w:t>1.1 Choix de la méthodologie</w:t>
            </w:r>
            <w:r w:rsidR="00823182">
              <w:rPr>
                <w:noProof/>
                <w:webHidden/>
              </w:rPr>
              <w:tab/>
            </w:r>
            <w:r w:rsidR="00823182">
              <w:rPr>
                <w:noProof/>
                <w:webHidden/>
              </w:rPr>
              <w:fldChar w:fldCharType="begin"/>
            </w:r>
            <w:r w:rsidR="00823182">
              <w:rPr>
                <w:noProof/>
                <w:webHidden/>
              </w:rPr>
              <w:instrText xml:space="preserve"> PAGEREF _Toc232736131 \h </w:instrText>
            </w:r>
            <w:r w:rsidR="00823182">
              <w:rPr>
                <w:noProof/>
                <w:webHidden/>
              </w:rPr>
            </w:r>
            <w:r w:rsidR="00823182">
              <w:rPr>
                <w:noProof/>
                <w:webHidden/>
              </w:rPr>
              <w:fldChar w:fldCharType="separate"/>
            </w:r>
            <w:r w:rsidR="00823182">
              <w:rPr>
                <w:noProof/>
                <w:webHidden/>
              </w:rPr>
              <w:t>17</w:t>
            </w:r>
            <w:r w:rsidR="00823182">
              <w:rPr>
                <w:noProof/>
                <w:webHidden/>
              </w:rPr>
              <w:fldChar w:fldCharType="end"/>
            </w:r>
          </w:hyperlink>
        </w:p>
        <w:p w14:paraId="598EDD79" w14:textId="2A20E725"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32" w:history="1">
            <w:r w:rsidR="00823182" w:rsidRPr="005C10E6">
              <w:rPr>
                <w:rStyle w:val="Hyperlink"/>
                <w:rFonts w:asciiTheme="majorBidi" w:hAnsiTheme="majorBidi"/>
                <w:noProof/>
                <w:lang w:val="fr-MA"/>
              </w:rPr>
              <w:t>1.2 Raisons du choix</w:t>
            </w:r>
            <w:r w:rsidR="00823182">
              <w:rPr>
                <w:noProof/>
                <w:webHidden/>
              </w:rPr>
              <w:tab/>
            </w:r>
            <w:r w:rsidR="00823182">
              <w:rPr>
                <w:noProof/>
                <w:webHidden/>
              </w:rPr>
              <w:fldChar w:fldCharType="begin"/>
            </w:r>
            <w:r w:rsidR="00823182">
              <w:rPr>
                <w:noProof/>
                <w:webHidden/>
              </w:rPr>
              <w:instrText xml:space="preserve"> PAGEREF _Toc232736132 \h </w:instrText>
            </w:r>
            <w:r w:rsidR="00823182">
              <w:rPr>
                <w:noProof/>
                <w:webHidden/>
              </w:rPr>
            </w:r>
            <w:r w:rsidR="00823182">
              <w:rPr>
                <w:noProof/>
                <w:webHidden/>
              </w:rPr>
              <w:fldChar w:fldCharType="separate"/>
            </w:r>
            <w:r w:rsidR="00823182">
              <w:rPr>
                <w:noProof/>
                <w:webHidden/>
              </w:rPr>
              <w:t>17</w:t>
            </w:r>
            <w:r w:rsidR="00823182">
              <w:rPr>
                <w:noProof/>
                <w:webHidden/>
              </w:rPr>
              <w:fldChar w:fldCharType="end"/>
            </w:r>
          </w:hyperlink>
        </w:p>
        <w:p w14:paraId="58D3616B" w14:textId="60532C4A"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33" w:history="1">
            <w:r w:rsidR="00823182" w:rsidRPr="005C10E6">
              <w:rPr>
                <w:rStyle w:val="Hyperlink"/>
                <w:rFonts w:asciiTheme="majorBidi" w:hAnsiTheme="majorBidi"/>
                <w:noProof/>
                <w:lang w:val="fr-MA"/>
              </w:rPr>
              <w:t>1.3 Phases de la méthodologie appliquée</w:t>
            </w:r>
            <w:r w:rsidR="00823182">
              <w:rPr>
                <w:noProof/>
                <w:webHidden/>
              </w:rPr>
              <w:tab/>
            </w:r>
            <w:r w:rsidR="00823182">
              <w:rPr>
                <w:noProof/>
                <w:webHidden/>
              </w:rPr>
              <w:fldChar w:fldCharType="begin"/>
            </w:r>
            <w:r w:rsidR="00823182">
              <w:rPr>
                <w:noProof/>
                <w:webHidden/>
              </w:rPr>
              <w:instrText xml:space="preserve"> PAGEREF _Toc232736133 \h </w:instrText>
            </w:r>
            <w:r w:rsidR="00823182">
              <w:rPr>
                <w:noProof/>
                <w:webHidden/>
              </w:rPr>
            </w:r>
            <w:r w:rsidR="00823182">
              <w:rPr>
                <w:noProof/>
                <w:webHidden/>
              </w:rPr>
              <w:fldChar w:fldCharType="separate"/>
            </w:r>
            <w:r w:rsidR="00823182">
              <w:rPr>
                <w:noProof/>
                <w:webHidden/>
              </w:rPr>
              <w:t>18</w:t>
            </w:r>
            <w:r w:rsidR="00823182">
              <w:rPr>
                <w:noProof/>
                <w:webHidden/>
              </w:rPr>
              <w:fldChar w:fldCharType="end"/>
            </w:r>
          </w:hyperlink>
        </w:p>
        <w:p w14:paraId="404D2661" w14:textId="5CFC6A1C"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34" w:history="1">
            <w:r w:rsidR="00823182" w:rsidRPr="005C10E6">
              <w:rPr>
                <w:rStyle w:val="Hyperlink"/>
                <w:rFonts w:asciiTheme="majorBidi" w:hAnsiTheme="majorBidi"/>
                <w:noProof/>
                <w:lang w:val="fr-MA"/>
              </w:rPr>
              <w:t>1.4 Avantages</w:t>
            </w:r>
            <w:r w:rsidR="00823182">
              <w:rPr>
                <w:noProof/>
                <w:webHidden/>
              </w:rPr>
              <w:tab/>
            </w:r>
            <w:r w:rsidR="00823182">
              <w:rPr>
                <w:noProof/>
                <w:webHidden/>
              </w:rPr>
              <w:fldChar w:fldCharType="begin"/>
            </w:r>
            <w:r w:rsidR="00823182">
              <w:rPr>
                <w:noProof/>
                <w:webHidden/>
              </w:rPr>
              <w:instrText xml:space="preserve"> PAGEREF _Toc232736134 \h </w:instrText>
            </w:r>
            <w:r w:rsidR="00823182">
              <w:rPr>
                <w:noProof/>
                <w:webHidden/>
              </w:rPr>
            </w:r>
            <w:r w:rsidR="00823182">
              <w:rPr>
                <w:noProof/>
                <w:webHidden/>
              </w:rPr>
              <w:fldChar w:fldCharType="separate"/>
            </w:r>
            <w:r w:rsidR="00823182">
              <w:rPr>
                <w:noProof/>
                <w:webHidden/>
              </w:rPr>
              <w:t>18</w:t>
            </w:r>
            <w:r w:rsidR="00823182">
              <w:rPr>
                <w:noProof/>
                <w:webHidden/>
              </w:rPr>
              <w:fldChar w:fldCharType="end"/>
            </w:r>
          </w:hyperlink>
        </w:p>
        <w:p w14:paraId="6AC62F47" w14:textId="6E5A6E03"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35" w:history="1">
            <w:r w:rsidR="00823182" w:rsidRPr="005C10E6">
              <w:rPr>
                <w:rStyle w:val="Hyperlink"/>
                <w:rFonts w:asciiTheme="majorBidi" w:hAnsiTheme="majorBidi"/>
                <w:noProof/>
                <w:lang w:val="fr-MA"/>
              </w:rPr>
              <w:t>1.5 Limites</w:t>
            </w:r>
            <w:r w:rsidR="00823182">
              <w:rPr>
                <w:noProof/>
                <w:webHidden/>
              </w:rPr>
              <w:tab/>
            </w:r>
            <w:r w:rsidR="00823182">
              <w:rPr>
                <w:noProof/>
                <w:webHidden/>
              </w:rPr>
              <w:fldChar w:fldCharType="begin"/>
            </w:r>
            <w:r w:rsidR="00823182">
              <w:rPr>
                <w:noProof/>
                <w:webHidden/>
              </w:rPr>
              <w:instrText xml:space="preserve"> PAGEREF _Toc232736135 \h </w:instrText>
            </w:r>
            <w:r w:rsidR="00823182">
              <w:rPr>
                <w:noProof/>
                <w:webHidden/>
              </w:rPr>
            </w:r>
            <w:r w:rsidR="00823182">
              <w:rPr>
                <w:noProof/>
                <w:webHidden/>
              </w:rPr>
              <w:fldChar w:fldCharType="separate"/>
            </w:r>
            <w:r w:rsidR="00823182">
              <w:rPr>
                <w:noProof/>
                <w:webHidden/>
              </w:rPr>
              <w:t>18</w:t>
            </w:r>
            <w:r w:rsidR="00823182">
              <w:rPr>
                <w:noProof/>
                <w:webHidden/>
              </w:rPr>
              <w:fldChar w:fldCharType="end"/>
            </w:r>
          </w:hyperlink>
        </w:p>
        <w:p w14:paraId="5010A10A" w14:textId="673ABFE4"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36" w:history="1">
            <w:r w:rsidR="00823182" w:rsidRPr="005C10E6">
              <w:rPr>
                <w:rStyle w:val="Hyperlink"/>
                <w:rFonts w:asciiTheme="majorBidi" w:hAnsiTheme="majorBidi"/>
                <w:noProof/>
                <w:lang w:val="fr-MA" w:eastAsia="fr-FR"/>
              </w:rPr>
              <w:t>2. Analyse fonctionnelle du système</w:t>
            </w:r>
            <w:r w:rsidR="00823182">
              <w:rPr>
                <w:noProof/>
                <w:webHidden/>
              </w:rPr>
              <w:tab/>
            </w:r>
            <w:r w:rsidR="00823182">
              <w:rPr>
                <w:noProof/>
                <w:webHidden/>
              </w:rPr>
              <w:fldChar w:fldCharType="begin"/>
            </w:r>
            <w:r w:rsidR="00823182">
              <w:rPr>
                <w:noProof/>
                <w:webHidden/>
              </w:rPr>
              <w:instrText xml:space="preserve"> PAGEREF _Toc232736136 \h </w:instrText>
            </w:r>
            <w:r w:rsidR="00823182">
              <w:rPr>
                <w:noProof/>
                <w:webHidden/>
              </w:rPr>
            </w:r>
            <w:r w:rsidR="00823182">
              <w:rPr>
                <w:noProof/>
                <w:webHidden/>
              </w:rPr>
              <w:fldChar w:fldCharType="separate"/>
            </w:r>
            <w:r w:rsidR="00823182">
              <w:rPr>
                <w:noProof/>
                <w:webHidden/>
              </w:rPr>
              <w:t>18</w:t>
            </w:r>
            <w:r w:rsidR="00823182">
              <w:rPr>
                <w:noProof/>
                <w:webHidden/>
              </w:rPr>
              <w:fldChar w:fldCharType="end"/>
            </w:r>
          </w:hyperlink>
        </w:p>
        <w:p w14:paraId="28FEEC5A" w14:textId="6343794D"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37" w:history="1">
            <w:r w:rsidR="00823182" w:rsidRPr="005C10E6">
              <w:rPr>
                <w:rStyle w:val="Hyperlink"/>
                <w:rFonts w:asciiTheme="majorBidi" w:hAnsiTheme="majorBidi"/>
                <w:noProof/>
                <w:lang w:val="fr-MA"/>
              </w:rPr>
              <w:t>2.1 Gestion des utilisateurs et sécurité</w:t>
            </w:r>
            <w:r w:rsidR="00823182">
              <w:rPr>
                <w:noProof/>
                <w:webHidden/>
              </w:rPr>
              <w:tab/>
            </w:r>
            <w:r w:rsidR="00823182">
              <w:rPr>
                <w:noProof/>
                <w:webHidden/>
              </w:rPr>
              <w:fldChar w:fldCharType="begin"/>
            </w:r>
            <w:r w:rsidR="00823182">
              <w:rPr>
                <w:noProof/>
                <w:webHidden/>
              </w:rPr>
              <w:instrText xml:space="preserve"> PAGEREF _Toc232736137 \h </w:instrText>
            </w:r>
            <w:r w:rsidR="00823182">
              <w:rPr>
                <w:noProof/>
                <w:webHidden/>
              </w:rPr>
            </w:r>
            <w:r w:rsidR="00823182">
              <w:rPr>
                <w:noProof/>
                <w:webHidden/>
              </w:rPr>
              <w:fldChar w:fldCharType="separate"/>
            </w:r>
            <w:r w:rsidR="00823182">
              <w:rPr>
                <w:noProof/>
                <w:webHidden/>
              </w:rPr>
              <w:t>18</w:t>
            </w:r>
            <w:r w:rsidR="00823182">
              <w:rPr>
                <w:noProof/>
                <w:webHidden/>
              </w:rPr>
              <w:fldChar w:fldCharType="end"/>
            </w:r>
          </w:hyperlink>
        </w:p>
        <w:p w14:paraId="56BE0BDD" w14:textId="198A4F6B"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38" w:history="1">
            <w:r w:rsidR="00823182" w:rsidRPr="005C10E6">
              <w:rPr>
                <w:rStyle w:val="Hyperlink"/>
                <w:rFonts w:asciiTheme="majorBidi" w:hAnsiTheme="majorBidi"/>
                <w:noProof/>
                <w:lang w:val="fr-MA"/>
              </w:rPr>
              <w:t>2.2 Gestion des contenus vidéo</w:t>
            </w:r>
            <w:r w:rsidR="00823182">
              <w:rPr>
                <w:noProof/>
                <w:webHidden/>
              </w:rPr>
              <w:tab/>
            </w:r>
            <w:r w:rsidR="00823182">
              <w:rPr>
                <w:noProof/>
                <w:webHidden/>
              </w:rPr>
              <w:fldChar w:fldCharType="begin"/>
            </w:r>
            <w:r w:rsidR="00823182">
              <w:rPr>
                <w:noProof/>
                <w:webHidden/>
              </w:rPr>
              <w:instrText xml:space="preserve"> PAGEREF _Toc232736138 \h </w:instrText>
            </w:r>
            <w:r w:rsidR="00823182">
              <w:rPr>
                <w:noProof/>
                <w:webHidden/>
              </w:rPr>
            </w:r>
            <w:r w:rsidR="00823182">
              <w:rPr>
                <w:noProof/>
                <w:webHidden/>
              </w:rPr>
              <w:fldChar w:fldCharType="separate"/>
            </w:r>
            <w:r w:rsidR="00823182">
              <w:rPr>
                <w:noProof/>
                <w:webHidden/>
              </w:rPr>
              <w:t>19</w:t>
            </w:r>
            <w:r w:rsidR="00823182">
              <w:rPr>
                <w:noProof/>
                <w:webHidden/>
              </w:rPr>
              <w:fldChar w:fldCharType="end"/>
            </w:r>
          </w:hyperlink>
        </w:p>
        <w:p w14:paraId="53DA0EF3" w14:textId="544090C9" w:rsidR="00823182" w:rsidRDefault="000B2030">
          <w:pPr>
            <w:pStyle w:val="TOC4"/>
            <w:tabs>
              <w:tab w:val="left" w:pos="1320"/>
              <w:tab w:val="right" w:leader="dot" w:pos="9487"/>
            </w:tabs>
            <w:rPr>
              <w:rFonts w:eastAsiaTheme="minorEastAsia" w:cstheme="minorBidi"/>
              <w:noProof/>
              <w:kern w:val="2"/>
              <w:sz w:val="24"/>
              <w:szCs w:val="24"/>
              <w:lang w:eastAsia="fr-FR"/>
              <w14:ligatures w14:val="standardContextual"/>
            </w:rPr>
          </w:pPr>
          <w:hyperlink w:anchor="_Toc232736139" w:history="1">
            <w:r w:rsidR="00823182" w:rsidRPr="005C10E6">
              <w:rPr>
                <w:rStyle w:val="Hyperlink"/>
                <w:rFonts w:asciiTheme="majorBidi" w:hAnsiTheme="majorBidi"/>
                <w:noProof/>
                <w:lang w:val="fr-MA"/>
              </w:rPr>
              <w:t>2.3</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lang w:val="fr-MA"/>
              </w:rPr>
              <w:t>Cycle de vie d’une vidéo</w:t>
            </w:r>
            <w:r w:rsidR="00823182">
              <w:rPr>
                <w:noProof/>
                <w:webHidden/>
              </w:rPr>
              <w:tab/>
            </w:r>
            <w:r w:rsidR="00823182">
              <w:rPr>
                <w:noProof/>
                <w:webHidden/>
              </w:rPr>
              <w:fldChar w:fldCharType="begin"/>
            </w:r>
            <w:r w:rsidR="00823182">
              <w:rPr>
                <w:noProof/>
                <w:webHidden/>
              </w:rPr>
              <w:instrText xml:space="preserve"> PAGEREF _Toc232736139 \h </w:instrText>
            </w:r>
            <w:r w:rsidR="00823182">
              <w:rPr>
                <w:noProof/>
                <w:webHidden/>
              </w:rPr>
            </w:r>
            <w:r w:rsidR="00823182">
              <w:rPr>
                <w:noProof/>
                <w:webHidden/>
              </w:rPr>
              <w:fldChar w:fldCharType="separate"/>
            </w:r>
            <w:r w:rsidR="00823182">
              <w:rPr>
                <w:noProof/>
                <w:webHidden/>
              </w:rPr>
              <w:t>19</w:t>
            </w:r>
            <w:r w:rsidR="00823182">
              <w:rPr>
                <w:noProof/>
                <w:webHidden/>
              </w:rPr>
              <w:fldChar w:fldCharType="end"/>
            </w:r>
          </w:hyperlink>
        </w:p>
        <w:p w14:paraId="6F7C6F2B" w14:textId="1E7DB05C"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40" w:history="1">
            <w:r w:rsidR="00823182" w:rsidRPr="005C10E6">
              <w:rPr>
                <w:rStyle w:val="Hyperlink"/>
                <w:rFonts w:asciiTheme="majorBidi" w:hAnsiTheme="majorBidi"/>
                <w:noProof/>
                <w:lang w:val="fr-MA"/>
              </w:rPr>
              <w:t>2.4 Workflow de publication</w:t>
            </w:r>
            <w:r w:rsidR="00823182">
              <w:rPr>
                <w:noProof/>
                <w:webHidden/>
              </w:rPr>
              <w:tab/>
            </w:r>
            <w:r w:rsidR="00823182">
              <w:rPr>
                <w:noProof/>
                <w:webHidden/>
              </w:rPr>
              <w:fldChar w:fldCharType="begin"/>
            </w:r>
            <w:r w:rsidR="00823182">
              <w:rPr>
                <w:noProof/>
                <w:webHidden/>
              </w:rPr>
              <w:instrText xml:space="preserve"> PAGEREF _Toc232736140 \h </w:instrText>
            </w:r>
            <w:r w:rsidR="00823182">
              <w:rPr>
                <w:noProof/>
                <w:webHidden/>
              </w:rPr>
            </w:r>
            <w:r w:rsidR="00823182">
              <w:rPr>
                <w:noProof/>
                <w:webHidden/>
              </w:rPr>
              <w:fldChar w:fldCharType="separate"/>
            </w:r>
            <w:r w:rsidR="00823182">
              <w:rPr>
                <w:noProof/>
                <w:webHidden/>
              </w:rPr>
              <w:t>20</w:t>
            </w:r>
            <w:r w:rsidR="00823182">
              <w:rPr>
                <w:noProof/>
                <w:webHidden/>
              </w:rPr>
              <w:fldChar w:fldCharType="end"/>
            </w:r>
          </w:hyperlink>
        </w:p>
        <w:p w14:paraId="13C1BE3C" w14:textId="70060C01"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41" w:history="1">
            <w:r w:rsidR="00823182" w:rsidRPr="005C10E6">
              <w:rPr>
                <w:rStyle w:val="Hyperlink"/>
                <w:rFonts w:asciiTheme="majorBidi" w:hAnsiTheme="majorBidi"/>
                <w:noProof/>
                <w:lang w:val="fr-MA"/>
              </w:rPr>
              <w:t>2.5 Module statistiques</w:t>
            </w:r>
            <w:r w:rsidR="00823182">
              <w:rPr>
                <w:noProof/>
                <w:webHidden/>
              </w:rPr>
              <w:tab/>
            </w:r>
            <w:r w:rsidR="00823182">
              <w:rPr>
                <w:noProof/>
                <w:webHidden/>
              </w:rPr>
              <w:fldChar w:fldCharType="begin"/>
            </w:r>
            <w:r w:rsidR="00823182">
              <w:rPr>
                <w:noProof/>
                <w:webHidden/>
              </w:rPr>
              <w:instrText xml:space="preserve"> PAGEREF _Toc232736141 \h </w:instrText>
            </w:r>
            <w:r w:rsidR="00823182">
              <w:rPr>
                <w:noProof/>
                <w:webHidden/>
              </w:rPr>
            </w:r>
            <w:r w:rsidR="00823182">
              <w:rPr>
                <w:noProof/>
                <w:webHidden/>
              </w:rPr>
              <w:fldChar w:fldCharType="separate"/>
            </w:r>
            <w:r w:rsidR="00823182">
              <w:rPr>
                <w:noProof/>
                <w:webHidden/>
              </w:rPr>
              <w:t>20</w:t>
            </w:r>
            <w:r w:rsidR="00823182">
              <w:rPr>
                <w:noProof/>
                <w:webHidden/>
              </w:rPr>
              <w:fldChar w:fldCharType="end"/>
            </w:r>
          </w:hyperlink>
        </w:p>
        <w:p w14:paraId="0AABAFC9" w14:textId="426523A2"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42" w:history="1">
            <w:r w:rsidR="00823182" w:rsidRPr="005C10E6">
              <w:rPr>
                <w:rStyle w:val="Hyperlink"/>
                <w:rFonts w:asciiTheme="majorBidi" w:hAnsiTheme="majorBidi"/>
                <w:noProof/>
                <w:lang w:val="fr-MA"/>
              </w:rPr>
              <w:t>2.6 Configuration système</w:t>
            </w:r>
            <w:r w:rsidR="00823182">
              <w:rPr>
                <w:noProof/>
                <w:webHidden/>
              </w:rPr>
              <w:tab/>
            </w:r>
            <w:r w:rsidR="00823182">
              <w:rPr>
                <w:noProof/>
                <w:webHidden/>
              </w:rPr>
              <w:fldChar w:fldCharType="begin"/>
            </w:r>
            <w:r w:rsidR="00823182">
              <w:rPr>
                <w:noProof/>
                <w:webHidden/>
              </w:rPr>
              <w:instrText xml:space="preserve"> PAGEREF _Toc232736142 \h </w:instrText>
            </w:r>
            <w:r w:rsidR="00823182">
              <w:rPr>
                <w:noProof/>
                <w:webHidden/>
              </w:rPr>
            </w:r>
            <w:r w:rsidR="00823182">
              <w:rPr>
                <w:noProof/>
                <w:webHidden/>
              </w:rPr>
              <w:fldChar w:fldCharType="separate"/>
            </w:r>
            <w:r w:rsidR="00823182">
              <w:rPr>
                <w:noProof/>
                <w:webHidden/>
              </w:rPr>
              <w:t>20</w:t>
            </w:r>
            <w:r w:rsidR="00823182">
              <w:rPr>
                <w:noProof/>
                <w:webHidden/>
              </w:rPr>
              <w:fldChar w:fldCharType="end"/>
            </w:r>
          </w:hyperlink>
        </w:p>
        <w:p w14:paraId="77835708" w14:textId="6219A4B0"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43" w:history="1">
            <w:r w:rsidR="00823182" w:rsidRPr="005C10E6">
              <w:rPr>
                <w:rStyle w:val="Hyperlink"/>
                <w:rFonts w:asciiTheme="majorBidi" w:hAnsiTheme="majorBidi"/>
                <w:noProof/>
                <w:lang w:val="fr-MA" w:eastAsia="fr-FR"/>
              </w:rPr>
              <w:t>3. Architecture globale du système</w:t>
            </w:r>
            <w:r w:rsidR="00823182">
              <w:rPr>
                <w:noProof/>
                <w:webHidden/>
              </w:rPr>
              <w:tab/>
            </w:r>
            <w:r w:rsidR="00823182">
              <w:rPr>
                <w:noProof/>
                <w:webHidden/>
              </w:rPr>
              <w:fldChar w:fldCharType="begin"/>
            </w:r>
            <w:r w:rsidR="00823182">
              <w:rPr>
                <w:noProof/>
                <w:webHidden/>
              </w:rPr>
              <w:instrText xml:space="preserve"> PAGEREF _Toc232736143 \h </w:instrText>
            </w:r>
            <w:r w:rsidR="00823182">
              <w:rPr>
                <w:noProof/>
                <w:webHidden/>
              </w:rPr>
            </w:r>
            <w:r w:rsidR="00823182">
              <w:rPr>
                <w:noProof/>
                <w:webHidden/>
              </w:rPr>
              <w:fldChar w:fldCharType="separate"/>
            </w:r>
            <w:r w:rsidR="00823182">
              <w:rPr>
                <w:noProof/>
                <w:webHidden/>
              </w:rPr>
              <w:t>20</w:t>
            </w:r>
            <w:r w:rsidR="00823182">
              <w:rPr>
                <w:noProof/>
                <w:webHidden/>
              </w:rPr>
              <w:fldChar w:fldCharType="end"/>
            </w:r>
          </w:hyperlink>
        </w:p>
        <w:p w14:paraId="04AEC3C6" w14:textId="1F23CE48"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44" w:history="1">
            <w:r w:rsidR="00823182" w:rsidRPr="005C10E6">
              <w:rPr>
                <w:rStyle w:val="Hyperlink"/>
                <w:rFonts w:asciiTheme="majorBidi" w:hAnsiTheme="majorBidi"/>
                <w:noProof/>
                <w:lang w:val="fr-MA"/>
              </w:rPr>
              <w:t>3.1 Architecture MVC</w:t>
            </w:r>
            <w:r w:rsidR="00823182">
              <w:rPr>
                <w:noProof/>
                <w:webHidden/>
              </w:rPr>
              <w:tab/>
            </w:r>
            <w:r w:rsidR="00823182">
              <w:rPr>
                <w:noProof/>
                <w:webHidden/>
              </w:rPr>
              <w:fldChar w:fldCharType="begin"/>
            </w:r>
            <w:r w:rsidR="00823182">
              <w:rPr>
                <w:noProof/>
                <w:webHidden/>
              </w:rPr>
              <w:instrText xml:space="preserve"> PAGEREF _Toc232736144 \h </w:instrText>
            </w:r>
            <w:r w:rsidR="00823182">
              <w:rPr>
                <w:noProof/>
                <w:webHidden/>
              </w:rPr>
            </w:r>
            <w:r w:rsidR="00823182">
              <w:rPr>
                <w:noProof/>
                <w:webHidden/>
              </w:rPr>
              <w:fldChar w:fldCharType="separate"/>
            </w:r>
            <w:r w:rsidR="00823182">
              <w:rPr>
                <w:noProof/>
                <w:webHidden/>
              </w:rPr>
              <w:t>21</w:t>
            </w:r>
            <w:r w:rsidR="00823182">
              <w:rPr>
                <w:noProof/>
                <w:webHidden/>
              </w:rPr>
              <w:fldChar w:fldCharType="end"/>
            </w:r>
          </w:hyperlink>
        </w:p>
        <w:p w14:paraId="3F992BC4" w14:textId="04A1D1B1"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45" w:history="1">
            <w:r w:rsidR="00823182" w:rsidRPr="005C10E6">
              <w:rPr>
                <w:rStyle w:val="Hyperlink"/>
                <w:rFonts w:asciiTheme="majorBidi" w:hAnsiTheme="majorBidi"/>
                <w:noProof/>
                <w:lang w:val="fr-MA"/>
              </w:rPr>
              <w:t>3.2 Flux de traitement vidéo</w:t>
            </w:r>
            <w:r w:rsidR="00823182">
              <w:rPr>
                <w:noProof/>
                <w:webHidden/>
              </w:rPr>
              <w:tab/>
            </w:r>
            <w:r w:rsidR="00823182">
              <w:rPr>
                <w:noProof/>
                <w:webHidden/>
              </w:rPr>
              <w:fldChar w:fldCharType="begin"/>
            </w:r>
            <w:r w:rsidR="00823182">
              <w:rPr>
                <w:noProof/>
                <w:webHidden/>
              </w:rPr>
              <w:instrText xml:space="preserve"> PAGEREF _Toc232736145 \h </w:instrText>
            </w:r>
            <w:r w:rsidR="00823182">
              <w:rPr>
                <w:noProof/>
                <w:webHidden/>
              </w:rPr>
            </w:r>
            <w:r w:rsidR="00823182">
              <w:rPr>
                <w:noProof/>
                <w:webHidden/>
              </w:rPr>
              <w:fldChar w:fldCharType="separate"/>
            </w:r>
            <w:r w:rsidR="00823182">
              <w:rPr>
                <w:noProof/>
                <w:webHidden/>
              </w:rPr>
              <w:t>21</w:t>
            </w:r>
            <w:r w:rsidR="00823182">
              <w:rPr>
                <w:noProof/>
                <w:webHidden/>
              </w:rPr>
              <w:fldChar w:fldCharType="end"/>
            </w:r>
          </w:hyperlink>
        </w:p>
        <w:p w14:paraId="7230D7D1" w14:textId="5151F376"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46" w:history="1">
            <w:r w:rsidR="00823182" w:rsidRPr="005C10E6">
              <w:rPr>
                <w:rStyle w:val="Hyperlink"/>
                <w:rFonts w:asciiTheme="majorBidi" w:hAnsiTheme="majorBidi"/>
                <w:noProof/>
                <w:lang w:val="fr-MA" w:eastAsia="fr-FR"/>
              </w:rPr>
              <w:t>4. Acteurs du système</w:t>
            </w:r>
            <w:r w:rsidR="00823182">
              <w:rPr>
                <w:noProof/>
                <w:webHidden/>
              </w:rPr>
              <w:tab/>
            </w:r>
            <w:r w:rsidR="00823182">
              <w:rPr>
                <w:noProof/>
                <w:webHidden/>
              </w:rPr>
              <w:fldChar w:fldCharType="begin"/>
            </w:r>
            <w:r w:rsidR="00823182">
              <w:rPr>
                <w:noProof/>
                <w:webHidden/>
              </w:rPr>
              <w:instrText xml:space="preserve"> PAGEREF _Toc232736146 \h </w:instrText>
            </w:r>
            <w:r w:rsidR="00823182">
              <w:rPr>
                <w:noProof/>
                <w:webHidden/>
              </w:rPr>
            </w:r>
            <w:r w:rsidR="00823182">
              <w:rPr>
                <w:noProof/>
                <w:webHidden/>
              </w:rPr>
              <w:fldChar w:fldCharType="separate"/>
            </w:r>
            <w:r w:rsidR="00823182">
              <w:rPr>
                <w:noProof/>
                <w:webHidden/>
              </w:rPr>
              <w:t>21</w:t>
            </w:r>
            <w:r w:rsidR="00823182">
              <w:rPr>
                <w:noProof/>
                <w:webHidden/>
              </w:rPr>
              <w:fldChar w:fldCharType="end"/>
            </w:r>
          </w:hyperlink>
        </w:p>
        <w:p w14:paraId="56D4500E" w14:textId="231750F9"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47" w:history="1">
            <w:r w:rsidR="00823182" w:rsidRPr="005C10E6">
              <w:rPr>
                <w:rStyle w:val="Hyperlink"/>
                <w:rFonts w:asciiTheme="majorBidi" w:hAnsiTheme="majorBidi"/>
                <w:noProof/>
                <w:lang w:val="fr-MA" w:eastAsia="fr-FR"/>
              </w:rPr>
              <w:t>5. Modélisation du système</w:t>
            </w:r>
            <w:r w:rsidR="00823182">
              <w:rPr>
                <w:noProof/>
                <w:webHidden/>
              </w:rPr>
              <w:tab/>
            </w:r>
            <w:r w:rsidR="00823182">
              <w:rPr>
                <w:noProof/>
                <w:webHidden/>
              </w:rPr>
              <w:fldChar w:fldCharType="begin"/>
            </w:r>
            <w:r w:rsidR="00823182">
              <w:rPr>
                <w:noProof/>
                <w:webHidden/>
              </w:rPr>
              <w:instrText xml:space="preserve"> PAGEREF _Toc232736147 \h </w:instrText>
            </w:r>
            <w:r w:rsidR="00823182">
              <w:rPr>
                <w:noProof/>
                <w:webHidden/>
              </w:rPr>
            </w:r>
            <w:r w:rsidR="00823182">
              <w:rPr>
                <w:noProof/>
                <w:webHidden/>
              </w:rPr>
              <w:fldChar w:fldCharType="separate"/>
            </w:r>
            <w:r w:rsidR="00823182">
              <w:rPr>
                <w:noProof/>
                <w:webHidden/>
              </w:rPr>
              <w:t>22</w:t>
            </w:r>
            <w:r w:rsidR="00823182">
              <w:rPr>
                <w:noProof/>
                <w:webHidden/>
              </w:rPr>
              <w:fldChar w:fldCharType="end"/>
            </w:r>
          </w:hyperlink>
        </w:p>
        <w:p w14:paraId="2A100EEA" w14:textId="5E844E77"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48" w:history="1">
            <w:r w:rsidR="00823182" w:rsidRPr="005C10E6">
              <w:rPr>
                <w:rStyle w:val="Hyperlink"/>
                <w:rFonts w:asciiTheme="majorBidi" w:hAnsiTheme="majorBidi"/>
                <w:noProof/>
                <w:lang w:val="fr-MA"/>
              </w:rPr>
              <w:t>5.1 Diagramme de Cas d’utilisation</w:t>
            </w:r>
            <w:r w:rsidR="00823182">
              <w:rPr>
                <w:noProof/>
                <w:webHidden/>
              </w:rPr>
              <w:tab/>
            </w:r>
            <w:r w:rsidR="00823182">
              <w:rPr>
                <w:noProof/>
                <w:webHidden/>
              </w:rPr>
              <w:fldChar w:fldCharType="begin"/>
            </w:r>
            <w:r w:rsidR="00823182">
              <w:rPr>
                <w:noProof/>
                <w:webHidden/>
              </w:rPr>
              <w:instrText xml:space="preserve"> PAGEREF _Toc232736148 \h </w:instrText>
            </w:r>
            <w:r w:rsidR="00823182">
              <w:rPr>
                <w:noProof/>
                <w:webHidden/>
              </w:rPr>
            </w:r>
            <w:r w:rsidR="00823182">
              <w:rPr>
                <w:noProof/>
                <w:webHidden/>
              </w:rPr>
              <w:fldChar w:fldCharType="separate"/>
            </w:r>
            <w:r w:rsidR="00823182">
              <w:rPr>
                <w:noProof/>
                <w:webHidden/>
              </w:rPr>
              <w:t>22</w:t>
            </w:r>
            <w:r w:rsidR="00823182">
              <w:rPr>
                <w:noProof/>
                <w:webHidden/>
              </w:rPr>
              <w:fldChar w:fldCharType="end"/>
            </w:r>
          </w:hyperlink>
        </w:p>
        <w:p w14:paraId="4518FB14" w14:textId="1BBCD1A6"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49" w:history="1">
            <w:r w:rsidR="00823182" w:rsidRPr="005C10E6">
              <w:rPr>
                <w:rStyle w:val="Hyperlink"/>
                <w:rFonts w:asciiTheme="majorBidi" w:hAnsiTheme="majorBidi"/>
                <w:noProof/>
                <w:lang w:val="fr-MA"/>
              </w:rPr>
              <w:t>2.5.1 Diagramme de Cas d’utilisation Admin :</w:t>
            </w:r>
            <w:r w:rsidR="00823182">
              <w:rPr>
                <w:noProof/>
                <w:webHidden/>
              </w:rPr>
              <w:tab/>
            </w:r>
            <w:r w:rsidR="00823182">
              <w:rPr>
                <w:noProof/>
                <w:webHidden/>
              </w:rPr>
              <w:fldChar w:fldCharType="begin"/>
            </w:r>
            <w:r w:rsidR="00823182">
              <w:rPr>
                <w:noProof/>
                <w:webHidden/>
              </w:rPr>
              <w:instrText xml:space="preserve"> PAGEREF _Toc232736149 \h </w:instrText>
            </w:r>
            <w:r w:rsidR="00823182">
              <w:rPr>
                <w:noProof/>
                <w:webHidden/>
              </w:rPr>
            </w:r>
            <w:r w:rsidR="00823182">
              <w:rPr>
                <w:noProof/>
                <w:webHidden/>
              </w:rPr>
              <w:fldChar w:fldCharType="separate"/>
            </w:r>
            <w:r w:rsidR="00823182">
              <w:rPr>
                <w:noProof/>
                <w:webHidden/>
              </w:rPr>
              <w:t>22</w:t>
            </w:r>
            <w:r w:rsidR="00823182">
              <w:rPr>
                <w:noProof/>
                <w:webHidden/>
              </w:rPr>
              <w:fldChar w:fldCharType="end"/>
            </w:r>
          </w:hyperlink>
        </w:p>
        <w:p w14:paraId="6A650076" w14:textId="2AC28CB7"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50" w:history="1">
            <w:r w:rsidR="00823182" w:rsidRPr="005C10E6">
              <w:rPr>
                <w:rStyle w:val="Hyperlink"/>
                <w:rFonts w:asciiTheme="majorBidi" w:hAnsiTheme="majorBidi"/>
                <w:noProof/>
                <w:lang w:val="fr-MA"/>
              </w:rPr>
              <w:t>2.5.2 Diagramme de Cas d’utilisation Editeur :</w:t>
            </w:r>
            <w:r w:rsidR="00823182">
              <w:rPr>
                <w:noProof/>
                <w:webHidden/>
              </w:rPr>
              <w:tab/>
            </w:r>
            <w:r w:rsidR="00823182">
              <w:rPr>
                <w:noProof/>
                <w:webHidden/>
              </w:rPr>
              <w:fldChar w:fldCharType="begin"/>
            </w:r>
            <w:r w:rsidR="00823182">
              <w:rPr>
                <w:noProof/>
                <w:webHidden/>
              </w:rPr>
              <w:instrText xml:space="preserve"> PAGEREF _Toc232736150 \h </w:instrText>
            </w:r>
            <w:r w:rsidR="00823182">
              <w:rPr>
                <w:noProof/>
                <w:webHidden/>
              </w:rPr>
            </w:r>
            <w:r w:rsidR="00823182">
              <w:rPr>
                <w:noProof/>
                <w:webHidden/>
              </w:rPr>
              <w:fldChar w:fldCharType="separate"/>
            </w:r>
            <w:r w:rsidR="00823182">
              <w:rPr>
                <w:noProof/>
                <w:webHidden/>
              </w:rPr>
              <w:t>22</w:t>
            </w:r>
            <w:r w:rsidR="00823182">
              <w:rPr>
                <w:noProof/>
                <w:webHidden/>
              </w:rPr>
              <w:fldChar w:fldCharType="end"/>
            </w:r>
          </w:hyperlink>
        </w:p>
        <w:p w14:paraId="3FCF92AC" w14:textId="17B6BDF1"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51" w:history="1">
            <w:r w:rsidR="00823182" w:rsidRPr="005C10E6">
              <w:rPr>
                <w:rStyle w:val="Hyperlink"/>
                <w:rFonts w:asciiTheme="majorBidi" w:hAnsiTheme="majorBidi"/>
                <w:noProof/>
                <w:lang w:val="fr-MA"/>
              </w:rPr>
              <w:t>2.5.3 Diagramme de Cas d’utilisation utilisateur(visiteur) :</w:t>
            </w:r>
            <w:r w:rsidR="00823182">
              <w:rPr>
                <w:noProof/>
                <w:webHidden/>
              </w:rPr>
              <w:tab/>
            </w:r>
            <w:r w:rsidR="00823182">
              <w:rPr>
                <w:noProof/>
                <w:webHidden/>
              </w:rPr>
              <w:fldChar w:fldCharType="begin"/>
            </w:r>
            <w:r w:rsidR="00823182">
              <w:rPr>
                <w:noProof/>
                <w:webHidden/>
              </w:rPr>
              <w:instrText xml:space="preserve"> PAGEREF _Toc232736151 \h </w:instrText>
            </w:r>
            <w:r w:rsidR="00823182">
              <w:rPr>
                <w:noProof/>
                <w:webHidden/>
              </w:rPr>
            </w:r>
            <w:r w:rsidR="00823182">
              <w:rPr>
                <w:noProof/>
                <w:webHidden/>
              </w:rPr>
              <w:fldChar w:fldCharType="separate"/>
            </w:r>
            <w:r w:rsidR="00823182">
              <w:rPr>
                <w:noProof/>
                <w:webHidden/>
              </w:rPr>
              <w:t>23</w:t>
            </w:r>
            <w:r w:rsidR="00823182">
              <w:rPr>
                <w:noProof/>
                <w:webHidden/>
              </w:rPr>
              <w:fldChar w:fldCharType="end"/>
            </w:r>
          </w:hyperlink>
        </w:p>
        <w:p w14:paraId="193AA83A" w14:textId="4956E7BC"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52" w:history="1">
            <w:r w:rsidR="00823182" w:rsidRPr="005C10E6">
              <w:rPr>
                <w:rStyle w:val="Hyperlink"/>
                <w:rFonts w:asciiTheme="majorBidi" w:hAnsiTheme="majorBidi"/>
                <w:noProof/>
                <w:lang w:val="fr-MA" w:eastAsia="fr-FR"/>
              </w:rPr>
              <w:t>6. Diagrammes de séquence</w:t>
            </w:r>
            <w:r w:rsidR="00823182">
              <w:rPr>
                <w:noProof/>
                <w:webHidden/>
              </w:rPr>
              <w:tab/>
            </w:r>
            <w:r w:rsidR="00823182">
              <w:rPr>
                <w:noProof/>
                <w:webHidden/>
              </w:rPr>
              <w:fldChar w:fldCharType="begin"/>
            </w:r>
            <w:r w:rsidR="00823182">
              <w:rPr>
                <w:noProof/>
                <w:webHidden/>
              </w:rPr>
              <w:instrText xml:space="preserve"> PAGEREF _Toc232736152 \h </w:instrText>
            </w:r>
            <w:r w:rsidR="00823182">
              <w:rPr>
                <w:noProof/>
                <w:webHidden/>
              </w:rPr>
            </w:r>
            <w:r w:rsidR="00823182">
              <w:rPr>
                <w:noProof/>
                <w:webHidden/>
              </w:rPr>
              <w:fldChar w:fldCharType="separate"/>
            </w:r>
            <w:r w:rsidR="00823182">
              <w:rPr>
                <w:noProof/>
                <w:webHidden/>
              </w:rPr>
              <w:t>24</w:t>
            </w:r>
            <w:r w:rsidR="00823182">
              <w:rPr>
                <w:noProof/>
                <w:webHidden/>
              </w:rPr>
              <w:fldChar w:fldCharType="end"/>
            </w:r>
          </w:hyperlink>
        </w:p>
        <w:p w14:paraId="7A548771" w14:textId="51134944"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53" w:history="1">
            <w:r w:rsidR="00823182">
              <w:rPr>
                <w:noProof/>
                <w:webHidden/>
              </w:rPr>
              <w:tab/>
            </w:r>
            <w:r w:rsidR="00823182">
              <w:rPr>
                <w:noProof/>
                <w:webHidden/>
              </w:rPr>
              <w:fldChar w:fldCharType="begin"/>
            </w:r>
            <w:r w:rsidR="00823182">
              <w:rPr>
                <w:noProof/>
                <w:webHidden/>
              </w:rPr>
              <w:instrText xml:space="preserve"> PAGEREF _Toc232736153 \h </w:instrText>
            </w:r>
            <w:r w:rsidR="00823182">
              <w:rPr>
                <w:noProof/>
                <w:webHidden/>
              </w:rPr>
            </w:r>
            <w:r w:rsidR="00823182">
              <w:rPr>
                <w:noProof/>
                <w:webHidden/>
              </w:rPr>
              <w:fldChar w:fldCharType="separate"/>
            </w:r>
            <w:r w:rsidR="00823182">
              <w:rPr>
                <w:noProof/>
                <w:webHidden/>
              </w:rPr>
              <w:t>24</w:t>
            </w:r>
            <w:r w:rsidR="00823182">
              <w:rPr>
                <w:noProof/>
                <w:webHidden/>
              </w:rPr>
              <w:fldChar w:fldCharType="end"/>
            </w:r>
          </w:hyperlink>
        </w:p>
        <w:p w14:paraId="17DCFA1B" w14:textId="3D40DF34" w:rsidR="00823182" w:rsidRDefault="000B2030">
          <w:pPr>
            <w:pStyle w:val="TOC3"/>
            <w:tabs>
              <w:tab w:val="right" w:leader="dot" w:pos="9487"/>
            </w:tabs>
            <w:rPr>
              <w:rFonts w:eastAsiaTheme="minorEastAsia" w:cstheme="minorBidi"/>
              <w:noProof/>
              <w:kern w:val="2"/>
              <w:sz w:val="24"/>
              <w:szCs w:val="24"/>
              <w:lang w:eastAsia="fr-FR"/>
              <w14:ligatures w14:val="standardContextual"/>
            </w:rPr>
          </w:pPr>
          <w:hyperlink w:anchor="_Toc232736154" w:history="1">
            <w:r w:rsidR="00823182" w:rsidRPr="005C10E6">
              <w:rPr>
                <w:rStyle w:val="Hyperlink"/>
                <w:rFonts w:asciiTheme="majorBidi" w:hAnsiTheme="majorBidi"/>
                <w:noProof/>
                <w:lang w:val="fr-MA" w:eastAsia="fr-FR"/>
              </w:rPr>
              <w:t>7. Diagrammes de classe</w:t>
            </w:r>
            <w:r w:rsidR="00823182">
              <w:rPr>
                <w:noProof/>
                <w:webHidden/>
              </w:rPr>
              <w:tab/>
            </w:r>
            <w:r w:rsidR="00823182">
              <w:rPr>
                <w:noProof/>
                <w:webHidden/>
              </w:rPr>
              <w:fldChar w:fldCharType="begin"/>
            </w:r>
            <w:r w:rsidR="00823182">
              <w:rPr>
                <w:noProof/>
                <w:webHidden/>
              </w:rPr>
              <w:instrText xml:space="preserve"> PAGEREF _Toc232736154 \h </w:instrText>
            </w:r>
            <w:r w:rsidR="00823182">
              <w:rPr>
                <w:noProof/>
                <w:webHidden/>
              </w:rPr>
            </w:r>
            <w:r w:rsidR="00823182">
              <w:rPr>
                <w:noProof/>
                <w:webHidden/>
              </w:rPr>
              <w:fldChar w:fldCharType="separate"/>
            </w:r>
            <w:r w:rsidR="00823182">
              <w:rPr>
                <w:noProof/>
                <w:webHidden/>
              </w:rPr>
              <w:t>31</w:t>
            </w:r>
            <w:r w:rsidR="00823182">
              <w:rPr>
                <w:noProof/>
                <w:webHidden/>
              </w:rPr>
              <w:fldChar w:fldCharType="end"/>
            </w:r>
          </w:hyperlink>
        </w:p>
        <w:p w14:paraId="1373A19F" w14:textId="6BEE8FD7"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55" w:history="1">
            <w:r w:rsidR="00823182">
              <w:rPr>
                <w:noProof/>
                <w:webHidden/>
              </w:rPr>
              <w:tab/>
            </w:r>
            <w:r w:rsidR="00823182">
              <w:rPr>
                <w:noProof/>
                <w:webHidden/>
              </w:rPr>
              <w:fldChar w:fldCharType="begin"/>
            </w:r>
            <w:r w:rsidR="00823182">
              <w:rPr>
                <w:noProof/>
                <w:webHidden/>
              </w:rPr>
              <w:instrText xml:space="preserve"> PAGEREF _Toc232736155 \h </w:instrText>
            </w:r>
            <w:r w:rsidR="00823182">
              <w:rPr>
                <w:noProof/>
                <w:webHidden/>
              </w:rPr>
            </w:r>
            <w:r w:rsidR="00823182">
              <w:rPr>
                <w:noProof/>
                <w:webHidden/>
              </w:rPr>
              <w:fldChar w:fldCharType="separate"/>
            </w:r>
            <w:r w:rsidR="00823182">
              <w:rPr>
                <w:noProof/>
                <w:webHidden/>
              </w:rPr>
              <w:t>31</w:t>
            </w:r>
            <w:r w:rsidR="00823182">
              <w:rPr>
                <w:noProof/>
                <w:webHidden/>
              </w:rPr>
              <w:fldChar w:fldCharType="end"/>
            </w:r>
          </w:hyperlink>
        </w:p>
        <w:p w14:paraId="560C12FF" w14:textId="030722D8"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156" w:history="1">
            <w:r w:rsidR="00823182" w:rsidRPr="005C10E6">
              <w:rPr>
                <w:rStyle w:val="Hyperlink"/>
                <w:rFonts w:asciiTheme="majorBidi" w:eastAsia="Times New Roman" w:hAnsiTheme="majorBidi" w:cstheme="majorBidi"/>
                <w:noProof/>
              </w:rPr>
              <w:t>Conclusion</w:t>
            </w:r>
            <w:r w:rsidR="00823182">
              <w:rPr>
                <w:noProof/>
                <w:webHidden/>
              </w:rPr>
              <w:tab/>
            </w:r>
            <w:r w:rsidR="00823182">
              <w:rPr>
                <w:noProof/>
                <w:webHidden/>
              </w:rPr>
              <w:fldChar w:fldCharType="begin"/>
            </w:r>
            <w:r w:rsidR="00823182">
              <w:rPr>
                <w:noProof/>
                <w:webHidden/>
              </w:rPr>
              <w:instrText xml:space="preserve"> PAGEREF _Toc232736156 \h </w:instrText>
            </w:r>
            <w:r w:rsidR="00823182">
              <w:rPr>
                <w:noProof/>
                <w:webHidden/>
              </w:rPr>
            </w:r>
            <w:r w:rsidR="00823182">
              <w:rPr>
                <w:noProof/>
                <w:webHidden/>
              </w:rPr>
              <w:fldChar w:fldCharType="separate"/>
            </w:r>
            <w:r w:rsidR="00823182">
              <w:rPr>
                <w:noProof/>
                <w:webHidden/>
              </w:rPr>
              <w:t>32</w:t>
            </w:r>
            <w:r w:rsidR="00823182">
              <w:rPr>
                <w:noProof/>
                <w:webHidden/>
              </w:rPr>
              <w:fldChar w:fldCharType="end"/>
            </w:r>
          </w:hyperlink>
        </w:p>
        <w:p w14:paraId="2841B05B" w14:textId="30031AFC" w:rsidR="00823182" w:rsidRDefault="000B2030">
          <w:pPr>
            <w:pStyle w:val="TOC5"/>
            <w:tabs>
              <w:tab w:val="right" w:leader="dot" w:pos="9487"/>
            </w:tabs>
            <w:rPr>
              <w:rFonts w:eastAsiaTheme="minorEastAsia" w:cstheme="minorBidi"/>
              <w:noProof/>
              <w:kern w:val="2"/>
              <w:sz w:val="24"/>
              <w:szCs w:val="24"/>
              <w:lang w:eastAsia="fr-FR"/>
              <w14:ligatures w14:val="standardContextual"/>
            </w:rPr>
          </w:pPr>
          <w:hyperlink w:anchor="_Toc232736157" w:history="1">
            <w:r w:rsidR="00823182" w:rsidRPr="005C10E6">
              <w:rPr>
                <w:rStyle w:val="Hyperlink"/>
                <w:rFonts w:ascii="Times New Roman"/>
                <w:noProof/>
                <w:sz w:val="40"/>
                <w:szCs w:val="40"/>
              </w:rPr>
              <mc:AlternateContent>
                <mc:Choice Requires="wpg">
                  <w:drawing>
                    <wp:inline distT="0" distB="0" distL="0" distR="0" wp14:anchorId="51D6EF99" wp14:editId="3DB2B1B9">
                      <wp:extent cx="5798185" cy="27940"/>
                      <wp:effectExtent l="0" t="0" r="0" b="0"/>
                      <wp:docPr id="135764345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507263320"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22AED03D"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" path="m5798184,l,,,27432r5798184,l5798184,xe" fillcolor="black" stroked="f">
                        <v:path arrowok="t"/>
                      </v:shape>
                      <w10:anchorlock/>
                    </v:group>
                  </w:pict>
                </mc:Fallback>
              </mc:AlternateContent>
            </w:r>
            <w:r w:rsidR="00823182" w:rsidRPr="005C10E6">
              <w:rPr>
                <w:rStyle w:val="Hyperlink"/>
                <w:rFonts w:asciiTheme="majorBidi" w:hAnsiTheme="majorBidi"/>
                <w:b/>
                <w:bCs/>
                <w:noProof/>
              </w:rPr>
              <w:t>CHAPITRE 3 : Implémentation et validation de</w:t>
            </w:r>
            <w:r w:rsidR="00823182">
              <w:rPr>
                <w:noProof/>
                <w:webHidden/>
              </w:rPr>
              <w:tab/>
            </w:r>
            <w:r w:rsidR="00823182">
              <w:rPr>
                <w:noProof/>
                <w:webHidden/>
              </w:rPr>
              <w:fldChar w:fldCharType="begin"/>
            </w:r>
            <w:r w:rsidR="00823182">
              <w:rPr>
                <w:noProof/>
                <w:webHidden/>
              </w:rPr>
              <w:instrText xml:space="preserve"> PAGEREF _Toc232736157 \h </w:instrText>
            </w:r>
            <w:r w:rsidR="00823182">
              <w:rPr>
                <w:noProof/>
                <w:webHidden/>
              </w:rPr>
            </w:r>
            <w:r w:rsidR="00823182">
              <w:rPr>
                <w:noProof/>
                <w:webHidden/>
              </w:rPr>
              <w:fldChar w:fldCharType="separate"/>
            </w:r>
            <w:r w:rsidR="00823182">
              <w:rPr>
                <w:noProof/>
                <w:webHidden/>
              </w:rPr>
              <w:t>33</w:t>
            </w:r>
            <w:r w:rsidR="00823182">
              <w:rPr>
                <w:noProof/>
                <w:webHidden/>
              </w:rPr>
              <w:fldChar w:fldCharType="end"/>
            </w:r>
          </w:hyperlink>
        </w:p>
        <w:p w14:paraId="7B17663A" w14:textId="5E82E7C5" w:rsidR="00823182" w:rsidRDefault="000B2030">
          <w:pPr>
            <w:pStyle w:val="TOC5"/>
            <w:tabs>
              <w:tab w:val="right" w:leader="dot" w:pos="9487"/>
            </w:tabs>
            <w:rPr>
              <w:rFonts w:eastAsiaTheme="minorEastAsia" w:cstheme="minorBidi"/>
              <w:noProof/>
              <w:kern w:val="2"/>
              <w:sz w:val="24"/>
              <w:szCs w:val="24"/>
              <w:lang w:eastAsia="fr-FR"/>
              <w14:ligatures w14:val="standardContextual"/>
            </w:rPr>
          </w:pPr>
          <w:hyperlink w:anchor="_Toc232736158" w:history="1">
            <w:r w:rsidR="00823182" w:rsidRPr="005C10E6">
              <w:rPr>
                <w:rStyle w:val="Hyperlink"/>
                <w:rFonts w:asciiTheme="majorBidi" w:hAnsiTheme="majorBidi"/>
                <w:b/>
                <w:bCs/>
                <w:noProof/>
              </w:rPr>
              <w:t>La solution</w:t>
            </w:r>
            <w:r w:rsidR="00823182" w:rsidRPr="005C10E6">
              <w:rPr>
                <w:rStyle w:val="Hyperlink"/>
                <w:noProof/>
              </w:rPr>
              <w:t xml:space="preserve"> </w:t>
            </w:r>
            <w:r w:rsidR="00823182" w:rsidRPr="005C10E6">
              <w:rPr>
                <w:rStyle w:val="Hyperlink"/>
                <w:noProof/>
                <w:sz w:val="40"/>
                <w:szCs w:val="40"/>
              </w:rPr>
              <mc:AlternateContent>
                <mc:Choice Requires="wpg">
                  <w:drawing>
                    <wp:inline distT="0" distB="0" distL="0" distR="0" wp14:anchorId="0B58EAB0" wp14:editId="6D302BAA">
                      <wp:extent cx="5798185" cy="27940"/>
                      <wp:effectExtent l="0" t="0" r="4445" b="0"/>
                      <wp:docPr id="5152508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419022352"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5C76F463"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" path="m5798184,l,,,27432r5798184,l5798184,xe" fillcolor="black" stroked="f">
                        <v:path arrowok="t"/>
                      </v:shape>
                      <w10:anchorlock/>
                    </v:group>
                  </w:pict>
                </mc:Fallback>
              </mc:AlternateContent>
            </w:r>
            <w:r w:rsidR="00823182">
              <w:rPr>
                <w:noProof/>
                <w:webHidden/>
              </w:rPr>
              <w:tab/>
            </w:r>
            <w:r w:rsidR="00823182">
              <w:rPr>
                <w:noProof/>
                <w:webHidden/>
              </w:rPr>
              <w:fldChar w:fldCharType="begin"/>
            </w:r>
            <w:r w:rsidR="00823182">
              <w:rPr>
                <w:noProof/>
                <w:webHidden/>
              </w:rPr>
              <w:instrText xml:space="preserve"> PAGEREF _Toc232736158 \h </w:instrText>
            </w:r>
            <w:r w:rsidR="00823182">
              <w:rPr>
                <w:noProof/>
                <w:webHidden/>
              </w:rPr>
            </w:r>
            <w:r w:rsidR="00823182">
              <w:rPr>
                <w:noProof/>
                <w:webHidden/>
              </w:rPr>
              <w:fldChar w:fldCharType="separate"/>
            </w:r>
            <w:r w:rsidR="00823182">
              <w:rPr>
                <w:noProof/>
                <w:webHidden/>
              </w:rPr>
              <w:t>33</w:t>
            </w:r>
            <w:r w:rsidR="00823182">
              <w:rPr>
                <w:noProof/>
                <w:webHidden/>
              </w:rPr>
              <w:fldChar w:fldCharType="end"/>
            </w:r>
          </w:hyperlink>
        </w:p>
        <w:p w14:paraId="4BB9B0BC" w14:textId="78ADA0C5" w:rsidR="00823182" w:rsidRDefault="000B2030">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159" w:history="1">
            <w:r w:rsidR="00823182" w:rsidRPr="005C10E6">
              <w:rPr>
                <w:rStyle w:val="Hyperlink"/>
                <w:rFonts w:ascii="Times New Roman" w:eastAsia="Times New Roman" w:hAnsi="Times New Roman" w:cs="Times New Roman"/>
                <w:noProof/>
              </w:rPr>
              <w:t>Introduction</w:t>
            </w:r>
            <w:r w:rsidR="00823182">
              <w:rPr>
                <w:noProof/>
                <w:webHidden/>
              </w:rPr>
              <w:tab/>
            </w:r>
            <w:r w:rsidR="00823182">
              <w:rPr>
                <w:noProof/>
                <w:webHidden/>
              </w:rPr>
              <w:fldChar w:fldCharType="begin"/>
            </w:r>
            <w:r w:rsidR="00823182">
              <w:rPr>
                <w:noProof/>
                <w:webHidden/>
              </w:rPr>
              <w:instrText xml:space="preserve"> PAGEREF _Toc232736159 \h </w:instrText>
            </w:r>
            <w:r w:rsidR="00823182">
              <w:rPr>
                <w:noProof/>
                <w:webHidden/>
              </w:rPr>
            </w:r>
            <w:r w:rsidR="00823182">
              <w:rPr>
                <w:noProof/>
                <w:webHidden/>
              </w:rPr>
              <w:fldChar w:fldCharType="separate"/>
            </w:r>
            <w:r w:rsidR="00823182">
              <w:rPr>
                <w:noProof/>
                <w:webHidden/>
              </w:rPr>
              <w:t>34</w:t>
            </w:r>
            <w:r w:rsidR="00823182">
              <w:rPr>
                <w:noProof/>
                <w:webHidden/>
              </w:rPr>
              <w:fldChar w:fldCharType="end"/>
            </w:r>
          </w:hyperlink>
        </w:p>
        <w:p w14:paraId="2DBE0B44" w14:textId="158BADD2" w:rsidR="00823182" w:rsidRDefault="000B2030">
          <w:pPr>
            <w:pStyle w:val="TOC3"/>
            <w:tabs>
              <w:tab w:val="left" w:pos="851"/>
              <w:tab w:val="right" w:leader="dot" w:pos="9487"/>
            </w:tabs>
            <w:rPr>
              <w:rFonts w:eastAsiaTheme="minorEastAsia" w:cstheme="minorBidi"/>
              <w:noProof/>
              <w:kern w:val="2"/>
              <w:sz w:val="24"/>
              <w:szCs w:val="24"/>
              <w:lang w:eastAsia="fr-FR"/>
              <w14:ligatures w14:val="standardContextual"/>
            </w:rPr>
          </w:pPr>
          <w:hyperlink w:anchor="_Toc232736160" w:history="1">
            <w:r w:rsidR="00823182" w:rsidRPr="005C10E6">
              <w:rPr>
                <w:rStyle w:val="Hyperlink"/>
                <w:rFonts w:asciiTheme="majorBidi" w:hAnsiTheme="majorBidi"/>
                <w:noProof/>
              </w:rPr>
              <w:t>1</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Outils et technologies utilisés</w:t>
            </w:r>
            <w:r w:rsidR="00823182">
              <w:rPr>
                <w:noProof/>
                <w:webHidden/>
              </w:rPr>
              <w:tab/>
            </w:r>
            <w:r w:rsidR="00823182">
              <w:rPr>
                <w:noProof/>
                <w:webHidden/>
              </w:rPr>
              <w:fldChar w:fldCharType="begin"/>
            </w:r>
            <w:r w:rsidR="00823182">
              <w:rPr>
                <w:noProof/>
                <w:webHidden/>
              </w:rPr>
              <w:instrText xml:space="preserve"> PAGEREF _Toc232736160 \h </w:instrText>
            </w:r>
            <w:r w:rsidR="00823182">
              <w:rPr>
                <w:noProof/>
                <w:webHidden/>
              </w:rPr>
            </w:r>
            <w:r w:rsidR="00823182">
              <w:rPr>
                <w:noProof/>
                <w:webHidden/>
              </w:rPr>
              <w:fldChar w:fldCharType="separate"/>
            </w:r>
            <w:r w:rsidR="00823182">
              <w:rPr>
                <w:noProof/>
                <w:webHidden/>
              </w:rPr>
              <w:t>34</w:t>
            </w:r>
            <w:r w:rsidR="00823182">
              <w:rPr>
                <w:noProof/>
                <w:webHidden/>
              </w:rPr>
              <w:fldChar w:fldCharType="end"/>
            </w:r>
          </w:hyperlink>
        </w:p>
        <w:p w14:paraId="6EC309EA" w14:textId="26D5EF8A"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61" w:history="1">
            <w:r w:rsidR="00823182" w:rsidRPr="005C10E6">
              <w:rPr>
                <w:rStyle w:val="Hyperlink"/>
                <w:rFonts w:asciiTheme="majorBidi" w:hAnsiTheme="majorBidi"/>
                <w:noProof/>
              </w:rPr>
              <w:t>1.1 Outils de développement :</w:t>
            </w:r>
            <w:r w:rsidR="00823182">
              <w:rPr>
                <w:noProof/>
                <w:webHidden/>
              </w:rPr>
              <w:tab/>
            </w:r>
            <w:r w:rsidR="00823182">
              <w:rPr>
                <w:noProof/>
                <w:webHidden/>
              </w:rPr>
              <w:fldChar w:fldCharType="begin"/>
            </w:r>
            <w:r w:rsidR="00823182">
              <w:rPr>
                <w:noProof/>
                <w:webHidden/>
              </w:rPr>
              <w:instrText xml:space="preserve"> PAGEREF _Toc232736161 \h </w:instrText>
            </w:r>
            <w:r w:rsidR="00823182">
              <w:rPr>
                <w:noProof/>
                <w:webHidden/>
              </w:rPr>
            </w:r>
            <w:r w:rsidR="00823182">
              <w:rPr>
                <w:noProof/>
                <w:webHidden/>
              </w:rPr>
              <w:fldChar w:fldCharType="separate"/>
            </w:r>
            <w:r w:rsidR="00823182">
              <w:rPr>
                <w:noProof/>
                <w:webHidden/>
              </w:rPr>
              <w:t>35</w:t>
            </w:r>
            <w:r w:rsidR="00823182">
              <w:rPr>
                <w:noProof/>
                <w:webHidden/>
              </w:rPr>
              <w:fldChar w:fldCharType="end"/>
            </w:r>
          </w:hyperlink>
        </w:p>
        <w:p w14:paraId="4B604A85" w14:textId="2C9A24E3"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62" w:history="1">
            <w:r w:rsidR="00823182" w:rsidRPr="005C10E6">
              <w:rPr>
                <w:rStyle w:val="Hyperlink"/>
                <w:rFonts w:asciiTheme="majorBidi" w:hAnsiTheme="majorBidi"/>
                <w:noProof/>
              </w:rPr>
              <w:t>3.2 Implémentation de la sécurité</w:t>
            </w:r>
            <w:r w:rsidR="00823182">
              <w:rPr>
                <w:noProof/>
                <w:webHidden/>
              </w:rPr>
              <w:tab/>
            </w:r>
            <w:r w:rsidR="00823182">
              <w:rPr>
                <w:noProof/>
                <w:webHidden/>
              </w:rPr>
              <w:fldChar w:fldCharType="begin"/>
            </w:r>
            <w:r w:rsidR="00823182">
              <w:rPr>
                <w:noProof/>
                <w:webHidden/>
              </w:rPr>
              <w:instrText xml:space="preserve"> PAGEREF _Toc232736162 \h </w:instrText>
            </w:r>
            <w:r w:rsidR="00823182">
              <w:rPr>
                <w:noProof/>
                <w:webHidden/>
              </w:rPr>
            </w:r>
            <w:r w:rsidR="00823182">
              <w:rPr>
                <w:noProof/>
                <w:webHidden/>
              </w:rPr>
              <w:fldChar w:fldCharType="separate"/>
            </w:r>
            <w:r w:rsidR="00823182">
              <w:rPr>
                <w:noProof/>
                <w:webHidden/>
              </w:rPr>
              <w:t>37</w:t>
            </w:r>
            <w:r w:rsidR="00823182">
              <w:rPr>
                <w:noProof/>
                <w:webHidden/>
              </w:rPr>
              <w:fldChar w:fldCharType="end"/>
            </w:r>
          </w:hyperlink>
        </w:p>
        <w:p w14:paraId="4817BB8A" w14:textId="1ABC4DE5"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63" w:history="1">
            <w:r w:rsidR="00823182" w:rsidRPr="005C10E6">
              <w:rPr>
                <w:rStyle w:val="Hyperlink"/>
                <w:rFonts w:asciiTheme="majorBidi" w:hAnsiTheme="majorBidi"/>
                <w:noProof/>
              </w:rPr>
              <w:t>3.3 ARCHITECTURE MVC</w:t>
            </w:r>
            <w:r w:rsidR="00823182">
              <w:rPr>
                <w:noProof/>
                <w:webHidden/>
              </w:rPr>
              <w:tab/>
            </w:r>
            <w:r w:rsidR="00823182">
              <w:rPr>
                <w:noProof/>
                <w:webHidden/>
              </w:rPr>
              <w:fldChar w:fldCharType="begin"/>
            </w:r>
            <w:r w:rsidR="00823182">
              <w:rPr>
                <w:noProof/>
                <w:webHidden/>
              </w:rPr>
              <w:instrText xml:space="preserve"> PAGEREF _Toc232736163 \h </w:instrText>
            </w:r>
            <w:r w:rsidR="00823182">
              <w:rPr>
                <w:noProof/>
                <w:webHidden/>
              </w:rPr>
            </w:r>
            <w:r w:rsidR="00823182">
              <w:rPr>
                <w:noProof/>
                <w:webHidden/>
              </w:rPr>
              <w:fldChar w:fldCharType="separate"/>
            </w:r>
            <w:r w:rsidR="00823182">
              <w:rPr>
                <w:noProof/>
                <w:webHidden/>
              </w:rPr>
              <w:t>37</w:t>
            </w:r>
            <w:r w:rsidR="00823182">
              <w:rPr>
                <w:noProof/>
                <w:webHidden/>
              </w:rPr>
              <w:fldChar w:fldCharType="end"/>
            </w:r>
          </w:hyperlink>
        </w:p>
        <w:p w14:paraId="51827433" w14:textId="6C47D1FF"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64" w:history="1">
            <w:r w:rsidR="00823182" w:rsidRPr="005C10E6">
              <w:rPr>
                <w:rStyle w:val="Hyperlink"/>
                <w:rFonts w:asciiTheme="majorBidi" w:hAnsiTheme="majorBidi"/>
                <w:noProof/>
              </w:rPr>
              <w:t>3.4 Pipeline de streaming vidéo (HLS)</w:t>
            </w:r>
            <w:r w:rsidR="00823182">
              <w:rPr>
                <w:noProof/>
                <w:webHidden/>
              </w:rPr>
              <w:tab/>
            </w:r>
            <w:r w:rsidR="00823182">
              <w:rPr>
                <w:noProof/>
                <w:webHidden/>
              </w:rPr>
              <w:fldChar w:fldCharType="begin"/>
            </w:r>
            <w:r w:rsidR="00823182">
              <w:rPr>
                <w:noProof/>
                <w:webHidden/>
              </w:rPr>
              <w:instrText xml:space="preserve"> PAGEREF _Toc232736164 \h </w:instrText>
            </w:r>
            <w:r w:rsidR="00823182">
              <w:rPr>
                <w:noProof/>
                <w:webHidden/>
              </w:rPr>
            </w:r>
            <w:r w:rsidR="00823182">
              <w:rPr>
                <w:noProof/>
                <w:webHidden/>
              </w:rPr>
              <w:fldChar w:fldCharType="separate"/>
            </w:r>
            <w:r w:rsidR="00823182">
              <w:rPr>
                <w:noProof/>
                <w:webHidden/>
              </w:rPr>
              <w:t>37</w:t>
            </w:r>
            <w:r w:rsidR="00823182">
              <w:rPr>
                <w:noProof/>
                <w:webHidden/>
              </w:rPr>
              <w:fldChar w:fldCharType="end"/>
            </w:r>
          </w:hyperlink>
        </w:p>
        <w:p w14:paraId="14B0A4EB" w14:textId="0DAA15CE" w:rsidR="00823182" w:rsidRDefault="000B2030">
          <w:pPr>
            <w:pStyle w:val="TOC4"/>
            <w:tabs>
              <w:tab w:val="right" w:leader="dot" w:pos="9487"/>
            </w:tabs>
            <w:rPr>
              <w:rFonts w:eastAsiaTheme="minorEastAsia" w:cstheme="minorBidi"/>
              <w:noProof/>
              <w:kern w:val="2"/>
              <w:sz w:val="24"/>
              <w:szCs w:val="24"/>
              <w:lang w:eastAsia="fr-FR"/>
              <w14:ligatures w14:val="standardContextual"/>
            </w:rPr>
          </w:pPr>
          <w:hyperlink w:anchor="_Toc232736165" w:history="1">
            <w:r w:rsidR="00823182" w:rsidRPr="005C10E6">
              <w:rPr>
                <w:rStyle w:val="Hyperlink"/>
                <w:rFonts w:asciiTheme="majorBidi" w:hAnsiTheme="majorBidi"/>
                <w:noProof/>
              </w:rPr>
              <w:t>3.5 API REST</w:t>
            </w:r>
            <w:r w:rsidR="00823182">
              <w:rPr>
                <w:noProof/>
                <w:webHidden/>
              </w:rPr>
              <w:tab/>
            </w:r>
            <w:r w:rsidR="00823182">
              <w:rPr>
                <w:noProof/>
                <w:webHidden/>
              </w:rPr>
              <w:fldChar w:fldCharType="begin"/>
            </w:r>
            <w:r w:rsidR="00823182">
              <w:rPr>
                <w:noProof/>
                <w:webHidden/>
              </w:rPr>
              <w:instrText xml:space="preserve"> PAGEREF _Toc232736165 \h </w:instrText>
            </w:r>
            <w:r w:rsidR="00823182">
              <w:rPr>
                <w:noProof/>
                <w:webHidden/>
              </w:rPr>
            </w:r>
            <w:r w:rsidR="00823182">
              <w:rPr>
                <w:noProof/>
                <w:webHidden/>
              </w:rPr>
              <w:fldChar w:fldCharType="separate"/>
            </w:r>
            <w:r w:rsidR="00823182">
              <w:rPr>
                <w:noProof/>
                <w:webHidden/>
              </w:rPr>
              <w:t>38</w:t>
            </w:r>
            <w:r w:rsidR="00823182">
              <w:rPr>
                <w:noProof/>
                <w:webHidden/>
              </w:rPr>
              <w:fldChar w:fldCharType="end"/>
            </w:r>
          </w:hyperlink>
        </w:p>
        <w:p w14:paraId="692EA852" w14:textId="57B37D6C" w:rsidR="006D71A4" w:rsidRPr="00394F2E" w:rsidRDefault="006D71A4" w:rsidP="006D71A4">
          <w:pPr>
            <w:tabs>
              <w:tab w:val="left" w:pos="993"/>
            </w:tabs>
            <w:ind w:left="993" w:right="142"/>
            <w:rPr>
              <w:rFonts w:asciiTheme="majorBidi" w:hAnsiTheme="majorBidi" w:cstheme="majorBidi"/>
            </w:rPr>
          </w:pPr>
          <w:r w:rsidRPr="00CB70AC">
            <w:rPr>
              <w:rFonts w:asciiTheme="majorBidi" w:hAnsiTheme="majorBidi" w:cstheme="majorBidi"/>
              <w:sz w:val="24"/>
              <w:szCs w:val="24"/>
            </w:rPr>
            <w:fldChar w:fldCharType="end"/>
          </w:r>
        </w:p>
      </w:sdtContent>
    </w:sdt>
    <w:p w14:paraId="3DFC4F4B" w14:textId="77777777" w:rsidR="006D71A4" w:rsidRPr="00394F2E" w:rsidRDefault="006D71A4" w:rsidP="006D71A4">
      <w:pPr>
        <w:tabs>
          <w:tab w:val="left" w:pos="993"/>
        </w:tabs>
        <w:ind w:left="993" w:right="142"/>
        <w:rPr>
          <w:rFonts w:asciiTheme="majorBidi" w:hAnsiTheme="majorBidi" w:cstheme="majorBidi"/>
          <w:spacing w:val="-2"/>
        </w:rPr>
      </w:pPr>
      <w:r w:rsidRPr="00394F2E">
        <w:rPr>
          <w:rFonts w:asciiTheme="majorBidi" w:hAnsiTheme="majorBidi" w:cstheme="majorBidi"/>
          <w:spacing w:val="-2"/>
        </w:rPr>
        <w:br w:type="page"/>
      </w:r>
    </w:p>
    <w:p w14:paraId="137AD39B" w14:textId="77777777" w:rsidR="006D71A4" w:rsidRPr="00394F2E" w:rsidRDefault="006D71A4" w:rsidP="006D71A4">
      <w:pPr>
        <w:rPr>
          <w:rFonts w:asciiTheme="majorBidi" w:hAnsiTheme="majorBidi" w:cstheme="majorBidi"/>
          <w:spacing w:val="-2"/>
        </w:rPr>
      </w:pPr>
    </w:p>
    <w:p w14:paraId="6A148F3D" w14:textId="77777777" w:rsidR="006D71A4" w:rsidRPr="00394F2E" w:rsidRDefault="006D71A4" w:rsidP="006D71A4">
      <w:pPr>
        <w:rPr>
          <w:rFonts w:asciiTheme="majorBidi" w:eastAsia="Times New Roman" w:hAnsiTheme="majorBidi" w:cstheme="majorBidi"/>
          <w:i/>
          <w:iCs/>
          <w:spacing w:val="-2"/>
          <w:sz w:val="36"/>
          <w:szCs w:val="36"/>
        </w:rPr>
      </w:pPr>
    </w:p>
    <w:p w14:paraId="31C7FE43" w14:textId="77777777" w:rsidR="006D71A4" w:rsidRPr="00394F2E" w:rsidRDefault="006D71A4" w:rsidP="00C126D6">
      <w:pPr>
        <w:rPr>
          <w:rFonts w:asciiTheme="majorBidi" w:hAnsiTheme="majorBidi"/>
        </w:rPr>
      </w:pPr>
    </w:p>
    <w:p w14:paraId="607227C8" w14:textId="77777777" w:rsidR="006D71A4" w:rsidRPr="00394F2E" w:rsidRDefault="006D71A4" w:rsidP="006D71A4">
      <w:pPr>
        <w:pStyle w:val="Heading2"/>
        <w:rPr>
          <w:rFonts w:asciiTheme="majorBidi" w:hAnsiTheme="majorBidi"/>
          <w:b/>
          <w:bCs/>
        </w:rPr>
      </w:pPr>
      <w:bookmarkStart w:id="11" w:name="_bookmark4"/>
      <w:bookmarkStart w:id="12" w:name="_Toc232736084"/>
      <w:bookmarkEnd w:id="11"/>
      <w:r w:rsidRPr="00394F2E">
        <w:rPr>
          <w:rFonts w:asciiTheme="majorBidi" w:hAnsiTheme="majorBidi"/>
          <w:b/>
          <w:bCs/>
        </w:rPr>
        <w:t>Liste</w:t>
      </w:r>
      <w:r w:rsidRPr="00394F2E">
        <w:rPr>
          <w:rFonts w:asciiTheme="majorBidi" w:hAnsiTheme="majorBidi"/>
          <w:b/>
          <w:bCs/>
          <w:spacing w:val="1"/>
        </w:rPr>
        <w:t xml:space="preserve"> </w:t>
      </w:r>
      <w:r w:rsidRPr="00394F2E">
        <w:rPr>
          <w:rFonts w:asciiTheme="majorBidi" w:hAnsiTheme="majorBidi"/>
          <w:b/>
          <w:bCs/>
        </w:rPr>
        <w:t>des</w:t>
      </w:r>
      <w:r w:rsidRPr="00394F2E">
        <w:rPr>
          <w:rFonts w:asciiTheme="majorBidi" w:hAnsiTheme="majorBidi"/>
          <w:b/>
          <w:bCs/>
          <w:spacing w:val="-2"/>
        </w:rPr>
        <w:t xml:space="preserve"> figures</w:t>
      </w:r>
      <w:bookmarkEnd w:id="12"/>
    </w:p>
    <w:p w14:paraId="166CFC86" w14:textId="77777777" w:rsidR="006D71A4" w:rsidRPr="00394F2E" w:rsidRDefault="006D71A4" w:rsidP="006D71A4">
      <w:pPr>
        <w:pStyle w:val="BodyText"/>
        <w:rPr>
          <w:rFonts w:asciiTheme="majorBidi" w:hAnsiTheme="majorBidi" w:cstheme="majorBidi"/>
        </w:rPr>
      </w:pPr>
    </w:p>
    <w:p w14:paraId="6E20647D" w14:textId="77777777" w:rsidR="006D71A4" w:rsidRPr="00394F2E" w:rsidRDefault="006D71A4"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r w:rsidRPr="00394F2E">
        <w:rPr>
          <w:rFonts w:asciiTheme="majorBidi" w:hAnsiTheme="majorBidi" w:cstheme="majorBidi"/>
          <w:b/>
          <w:bCs/>
          <w:sz w:val="22"/>
          <w:szCs w:val="22"/>
        </w:rPr>
        <w:fldChar w:fldCharType="begin"/>
      </w:r>
      <w:r w:rsidRPr="00394F2E">
        <w:rPr>
          <w:rFonts w:asciiTheme="majorBidi" w:hAnsiTheme="majorBidi" w:cstheme="majorBidi"/>
          <w:b/>
          <w:bCs/>
          <w:sz w:val="22"/>
          <w:szCs w:val="22"/>
        </w:rPr>
        <w:instrText xml:space="preserve"> TOC \h \z \c "Figure" </w:instrText>
      </w:r>
      <w:r w:rsidRPr="00394F2E">
        <w:rPr>
          <w:rFonts w:asciiTheme="majorBidi" w:hAnsiTheme="majorBidi" w:cstheme="majorBidi"/>
          <w:b/>
          <w:bCs/>
          <w:sz w:val="22"/>
          <w:szCs w:val="22"/>
        </w:rPr>
        <w:fldChar w:fldCharType="separate"/>
      </w:r>
      <w:hyperlink w:anchor="_Toc201173501" w:history="1">
        <w:r w:rsidRPr="00394F2E">
          <w:rPr>
            <w:rStyle w:val="Hyperlink"/>
            <w:rFonts w:asciiTheme="majorBidi" w:hAnsiTheme="majorBidi" w:cstheme="majorBidi"/>
            <w:i w:val="0"/>
            <w:iCs w:val="0"/>
            <w:noProof/>
            <w:sz w:val="24"/>
          </w:rPr>
          <w:t>Figure 1: LOGO DE LA MAP</w:t>
        </w:r>
        <w:r w:rsidRPr="00394F2E">
          <w:rPr>
            <w:rFonts w:asciiTheme="majorBidi" w:hAnsiTheme="majorBidi" w:cstheme="majorBidi"/>
            <w:i w:val="0"/>
            <w:iCs w:val="0"/>
            <w:noProof/>
            <w:webHidden/>
            <w:sz w:val="24"/>
          </w:rPr>
          <w:tab/>
        </w:r>
        <w:r w:rsidRPr="00394F2E">
          <w:rPr>
            <w:rFonts w:asciiTheme="majorBidi" w:hAnsiTheme="majorBidi" w:cstheme="majorBidi"/>
            <w:i w:val="0"/>
            <w:iCs w:val="0"/>
            <w:noProof/>
            <w:webHidden/>
            <w:sz w:val="24"/>
          </w:rPr>
          <w:fldChar w:fldCharType="begin"/>
        </w:r>
        <w:r w:rsidRPr="00394F2E">
          <w:rPr>
            <w:rFonts w:asciiTheme="majorBidi" w:hAnsiTheme="majorBidi" w:cstheme="majorBidi"/>
            <w:i w:val="0"/>
            <w:iCs w:val="0"/>
            <w:noProof/>
            <w:webHidden/>
            <w:sz w:val="24"/>
          </w:rPr>
          <w:instrText xml:space="preserve"> PAGEREF _Toc201173501 \h </w:instrText>
        </w:r>
        <w:r w:rsidRPr="00394F2E">
          <w:rPr>
            <w:rFonts w:asciiTheme="majorBidi" w:hAnsiTheme="majorBidi" w:cstheme="majorBidi"/>
            <w:i w:val="0"/>
            <w:iCs w:val="0"/>
            <w:noProof/>
            <w:webHidden/>
            <w:sz w:val="24"/>
          </w:rPr>
        </w:r>
        <w:r w:rsidRPr="00394F2E">
          <w:rPr>
            <w:rFonts w:asciiTheme="majorBidi" w:hAnsiTheme="majorBidi" w:cstheme="majorBidi"/>
            <w:i w:val="0"/>
            <w:iCs w:val="0"/>
            <w:noProof/>
            <w:webHidden/>
            <w:sz w:val="24"/>
          </w:rPr>
          <w:fldChar w:fldCharType="separate"/>
        </w:r>
        <w:r w:rsidRPr="00394F2E">
          <w:rPr>
            <w:rFonts w:asciiTheme="majorBidi" w:hAnsiTheme="majorBidi" w:cstheme="majorBidi"/>
            <w:i w:val="0"/>
            <w:iCs w:val="0"/>
            <w:noProof/>
            <w:webHidden/>
            <w:sz w:val="24"/>
          </w:rPr>
          <w:t>2</w:t>
        </w:r>
        <w:r w:rsidRPr="00394F2E">
          <w:rPr>
            <w:rFonts w:asciiTheme="majorBidi" w:hAnsiTheme="majorBidi" w:cstheme="majorBidi"/>
            <w:i w:val="0"/>
            <w:iCs w:val="0"/>
            <w:noProof/>
            <w:webHidden/>
            <w:sz w:val="24"/>
          </w:rPr>
          <w:fldChar w:fldCharType="end"/>
        </w:r>
      </w:hyperlink>
    </w:p>
    <w:p w14:paraId="6BBBF802" w14:textId="77777777" w:rsidR="006D71A4" w:rsidRPr="00394F2E" w:rsidRDefault="000B2030"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2" w:history="1">
        <w:r w:rsidR="006D71A4" w:rsidRPr="00394F2E">
          <w:rPr>
            <w:rStyle w:val="Hyperlink"/>
            <w:rFonts w:asciiTheme="majorBidi" w:hAnsiTheme="majorBidi" w:cstheme="majorBidi"/>
            <w:i w:val="0"/>
            <w:iCs w:val="0"/>
            <w:noProof/>
            <w:sz w:val="24"/>
          </w:rPr>
          <w:t>Figure 2: PARTENAIRES DE LA MAP</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_Toc201173502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6D71A4" w:rsidRPr="00394F2E">
          <w:rPr>
            <w:rFonts w:asciiTheme="majorBidi" w:hAnsiTheme="majorBidi" w:cstheme="majorBidi"/>
            <w:i w:val="0"/>
            <w:iCs w:val="0"/>
            <w:noProof/>
            <w:webHidden/>
            <w:sz w:val="24"/>
          </w:rPr>
          <w:t>3</w:t>
        </w:r>
        <w:r w:rsidR="006D71A4" w:rsidRPr="00394F2E">
          <w:rPr>
            <w:rFonts w:asciiTheme="majorBidi" w:hAnsiTheme="majorBidi" w:cstheme="majorBidi"/>
            <w:i w:val="0"/>
            <w:iCs w:val="0"/>
            <w:noProof/>
            <w:webHidden/>
            <w:sz w:val="24"/>
          </w:rPr>
          <w:fldChar w:fldCharType="end"/>
        </w:r>
      </w:hyperlink>
    </w:p>
    <w:p w14:paraId="25265472" w14:textId="77777777" w:rsidR="006D71A4" w:rsidRPr="00394F2E" w:rsidRDefault="000B2030"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3" w:history="1">
        <w:r w:rsidR="006D71A4" w:rsidRPr="00394F2E">
          <w:rPr>
            <w:rStyle w:val="Hyperlink"/>
            <w:rFonts w:asciiTheme="majorBidi" w:hAnsiTheme="majorBidi" w:cstheme="majorBidi"/>
            <w:i w:val="0"/>
            <w:iCs w:val="0"/>
            <w:noProof/>
            <w:sz w:val="24"/>
          </w:rPr>
          <w:t>Figure 3: LA MAP EN CHIFFRE</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_Toc201173503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6D71A4" w:rsidRPr="00394F2E">
          <w:rPr>
            <w:rFonts w:asciiTheme="majorBidi" w:hAnsiTheme="majorBidi" w:cstheme="majorBidi"/>
            <w:i w:val="0"/>
            <w:iCs w:val="0"/>
            <w:noProof/>
            <w:webHidden/>
            <w:sz w:val="24"/>
          </w:rPr>
          <w:t>4</w:t>
        </w:r>
        <w:r w:rsidR="006D71A4" w:rsidRPr="00394F2E">
          <w:rPr>
            <w:rFonts w:asciiTheme="majorBidi" w:hAnsiTheme="majorBidi" w:cstheme="majorBidi"/>
            <w:i w:val="0"/>
            <w:iCs w:val="0"/>
            <w:noProof/>
            <w:webHidden/>
            <w:sz w:val="24"/>
          </w:rPr>
          <w:fldChar w:fldCharType="end"/>
        </w:r>
      </w:hyperlink>
    </w:p>
    <w:p w14:paraId="4A826CA9" w14:textId="77777777" w:rsidR="006D71A4" w:rsidRPr="00394F2E" w:rsidRDefault="000B2030"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4" w:history="1">
        <w:r w:rsidR="006D71A4" w:rsidRPr="00394F2E">
          <w:rPr>
            <w:rStyle w:val="Hyperlink"/>
            <w:rFonts w:asciiTheme="majorBidi" w:hAnsiTheme="majorBidi" w:cstheme="majorBidi"/>
            <w:i w:val="0"/>
            <w:iCs w:val="0"/>
            <w:noProof/>
            <w:sz w:val="24"/>
          </w:rPr>
          <w:t xml:space="preserve">Figure 4: </w:t>
        </w:r>
        <w:r w:rsidR="006D71A4" w:rsidRPr="00394F2E">
          <w:rPr>
            <w:rFonts w:asciiTheme="majorBidi" w:hAnsiTheme="majorBidi" w:cstheme="majorBidi"/>
            <w:i w:val="0"/>
            <w:iCs w:val="0"/>
            <w:sz w:val="24"/>
          </w:rPr>
          <w:t>ORGANISATION DE LA MAP</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_Toc201173504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6D71A4" w:rsidRPr="00394F2E">
          <w:rPr>
            <w:rFonts w:asciiTheme="majorBidi" w:hAnsiTheme="majorBidi" w:cstheme="majorBidi"/>
            <w:i w:val="0"/>
            <w:iCs w:val="0"/>
            <w:noProof/>
            <w:webHidden/>
            <w:sz w:val="24"/>
          </w:rPr>
          <w:t>5</w:t>
        </w:r>
        <w:r w:rsidR="006D71A4" w:rsidRPr="00394F2E">
          <w:rPr>
            <w:rFonts w:asciiTheme="majorBidi" w:hAnsiTheme="majorBidi" w:cstheme="majorBidi"/>
            <w:i w:val="0"/>
            <w:iCs w:val="0"/>
            <w:noProof/>
            <w:webHidden/>
            <w:sz w:val="24"/>
          </w:rPr>
          <w:fldChar w:fldCharType="end"/>
        </w:r>
      </w:hyperlink>
    </w:p>
    <w:p w14:paraId="088F61AB" w14:textId="77777777" w:rsidR="006D71A4" w:rsidRPr="00394F2E" w:rsidRDefault="000B2030"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5" w:history="1">
        <w:r w:rsidR="006D71A4" w:rsidRPr="00394F2E">
          <w:rPr>
            <w:rStyle w:val="Hyperlink"/>
            <w:rFonts w:asciiTheme="majorBidi" w:hAnsiTheme="majorBidi" w:cstheme="majorBidi"/>
            <w:i w:val="0"/>
            <w:iCs w:val="0"/>
            <w:noProof/>
            <w:sz w:val="24"/>
          </w:rPr>
          <w:t>Figure 5:  SQLI MAROC ARBRE DES COMPETENCES</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_Toc201173505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6D71A4" w:rsidRPr="00394F2E">
          <w:rPr>
            <w:rFonts w:asciiTheme="majorBidi" w:hAnsiTheme="majorBidi" w:cstheme="majorBidi"/>
            <w:i w:val="0"/>
            <w:iCs w:val="0"/>
            <w:noProof/>
            <w:webHidden/>
            <w:sz w:val="24"/>
          </w:rPr>
          <w:t>6</w:t>
        </w:r>
        <w:r w:rsidR="006D71A4" w:rsidRPr="00394F2E">
          <w:rPr>
            <w:rFonts w:asciiTheme="majorBidi" w:hAnsiTheme="majorBidi" w:cstheme="majorBidi"/>
            <w:i w:val="0"/>
            <w:iCs w:val="0"/>
            <w:noProof/>
            <w:webHidden/>
            <w:sz w:val="24"/>
          </w:rPr>
          <w:fldChar w:fldCharType="end"/>
        </w:r>
      </w:hyperlink>
    </w:p>
    <w:p w14:paraId="7FA2A187" w14:textId="77777777" w:rsidR="006D71A4" w:rsidRPr="00394F2E" w:rsidRDefault="000B2030"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6" w:history="1">
        <w:r w:rsidR="006D71A4" w:rsidRPr="00394F2E">
          <w:rPr>
            <w:rStyle w:val="Hyperlink"/>
            <w:rFonts w:asciiTheme="majorBidi" w:hAnsiTheme="majorBidi" w:cstheme="majorBidi"/>
            <w:i w:val="0"/>
            <w:iCs w:val="0"/>
            <w:noProof/>
            <w:sz w:val="24"/>
          </w:rPr>
          <w:t>Figure 6: LOGO EHEI</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_Toc201173506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6D71A4" w:rsidRPr="00394F2E">
          <w:rPr>
            <w:rFonts w:asciiTheme="majorBidi" w:hAnsiTheme="majorBidi" w:cstheme="majorBidi"/>
            <w:i w:val="0"/>
            <w:iCs w:val="0"/>
            <w:noProof/>
            <w:webHidden/>
            <w:sz w:val="24"/>
          </w:rPr>
          <w:t>7</w:t>
        </w:r>
        <w:r w:rsidR="006D71A4" w:rsidRPr="00394F2E">
          <w:rPr>
            <w:rFonts w:asciiTheme="majorBidi" w:hAnsiTheme="majorBidi" w:cstheme="majorBidi"/>
            <w:i w:val="0"/>
            <w:iCs w:val="0"/>
            <w:noProof/>
            <w:webHidden/>
            <w:sz w:val="24"/>
          </w:rPr>
          <w:fldChar w:fldCharType="end"/>
        </w:r>
      </w:hyperlink>
    </w:p>
    <w:p w14:paraId="1D1BB207" w14:textId="570706CC" w:rsidR="006D71A4" w:rsidRPr="00394F2E" w:rsidRDefault="000B2030" w:rsidP="006D71A4">
      <w:pPr>
        <w:pStyle w:val="TableofFigures"/>
        <w:tabs>
          <w:tab w:val="right" w:leader="dot" w:pos="8789"/>
        </w:tabs>
        <w:ind w:right="708"/>
        <w:rPr>
          <w:rFonts w:asciiTheme="majorBidi" w:hAnsiTheme="majorBidi" w:cstheme="majorBidi"/>
          <w:i w:val="0"/>
          <w:iCs w:val="0"/>
          <w:sz w:val="24"/>
        </w:rPr>
      </w:pPr>
      <w:hyperlink w:anchor="_Toc201173507" w:history="1">
        <w:r w:rsidR="006D71A4" w:rsidRPr="00394F2E">
          <w:rPr>
            <w:rStyle w:val="Hyperlink"/>
            <w:rFonts w:asciiTheme="majorBidi" w:hAnsiTheme="majorBidi" w:cstheme="majorBidi"/>
            <w:i w:val="0"/>
            <w:iCs w:val="0"/>
            <w:noProof/>
            <w:sz w:val="24"/>
          </w:rPr>
          <w:t xml:space="preserve">Figure 7: </w:t>
        </w:r>
        <w:r w:rsidR="001B543F" w:rsidRPr="00394F2E">
          <w:rPr>
            <w:rFonts w:asciiTheme="majorBidi" w:hAnsiTheme="majorBidi" w:cstheme="majorBidi"/>
            <w:i w:val="0"/>
            <w:iCs w:val="0"/>
            <w:sz w:val="24"/>
          </w:rPr>
          <w:t>S</w:t>
        </w:r>
        <w:r w:rsidR="006D71A4" w:rsidRPr="00394F2E">
          <w:rPr>
            <w:rFonts w:asciiTheme="majorBidi" w:hAnsiTheme="majorBidi" w:cstheme="majorBidi"/>
            <w:i w:val="0"/>
            <w:iCs w:val="0"/>
            <w:sz w:val="24"/>
          </w:rPr>
          <w:t>treaming interne de la MAP</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_Toc201173507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722B29" w:rsidRPr="00394F2E">
          <w:rPr>
            <w:rFonts w:asciiTheme="majorBidi" w:hAnsiTheme="majorBidi" w:cstheme="majorBidi"/>
            <w:i w:val="0"/>
            <w:iCs w:val="0"/>
            <w:noProof/>
            <w:webHidden/>
            <w:sz w:val="24"/>
          </w:rPr>
          <w:t>9</w:t>
        </w:r>
        <w:r w:rsidR="006D71A4" w:rsidRPr="00394F2E">
          <w:rPr>
            <w:rFonts w:asciiTheme="majorBidi" w:hAnsiTheme="majorBidi" w:cstheme="majorBidi"/>
            <w:i w:val="0"/>
            <w:iCs w:val="0"/>
            <w:noProof/>
            <w:webHidden/>
            <w:sz w:val="24"/>
          </w:rPr>
          <w:fldChar w:fldCharType="end"/>
        </w:r>
      </w:hyperlink>
    </w:p>
    <w:p w14:paraId="1850E30E" w14:textId="4013DDEF" w:rsidR="00BE11E7" w:rsidRPr="00394F2E" w:rsidRDefault="000B2030"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8</w:t>
        </w:r>
        <w:r w:rsidR="00BE11E7" w:rsidRPr="00394F2E">
          <w:rPr>
            <w:rStyle w:val="Hyperlink"/>
            <w:rFonts w:asciiTheme="majorBidi" w:hAnsiTheme="majorBidi" w:cstheme="majorBidi"/>
            <w:i w:val="0"/>
            <w:iCs w:val="0"/>
            <w:noProof/>
            <w:sz w:val="24"/>
          </w:rPr>
          <w:t>:</w:t>
        </w:r>
        <w:r w:rsidR="0072428A" w:rsidRPr="00394F2E">
          <w:rPr>
            <w:rFonts w:asciiTheme="majorBidi" w:hAnsiTheme="majorBidi" w:cstheme="majorBidi"/>
            <w:i w:val="0"/>
            <w:iCs w:val="0"/>
            <w:sz w:val="24"/>
          </w:rPr>
          <w:t xml:space="preserve"> </w:t>
        </w:r>
        <w:r w:rsidR="0072428A" w:rsidRPr="00394F2E">
          <w:rPr>
            <w:rStyle w:val="Hyperlink"/>
            <w:rFonts w:asciiTheme="majorBidi" w:hAnsiTheme="majorBidi" w:cstheme="majorBidi"/>
            <w:i w:val="0"/>
            <w:iCs w:val="0"/>
            <w:noProof/>
            <w:sz w:val="24"/>
          </w:rPr>
          <w:t>Modèle Conceptuel de Données</w:t>
        </w:r>
        <w:r w:rsidR="00BE11E7" w:rsidRPr="00394F2E">
          <w:rPr>
            <w:rFonts w:asciiTheme="majorBidi" w:hAnsiTheme="majorBidi" w:cstheme="majorBidi"/>
            <w:i w:val="0"/>
            <w:iCs w:val="0"/>
            <w:noProof/>
            <w:webHidden/>
            <w:sz w:val="24"/>
          </w:rPr>
          <w:tab/>
        </w:r>
        <w:r w:rsidR="00BE11E7" w:rsidRPr="00394F2E">
          <w:rPr>
            <w:rFonts w:asciiTheme="majorBidi" w:hAnsiTheme="majorBidi" w:cstheme="majorBidi"/>
            <w:i w:val="0"/>
            <w:iCs w:val="0"/>
            <w:noProof/>
            <w:webHidden/>
            <w:sz w:val="24"/>
          </w:rPr>
          <w:fldChar w:fldCharType="begin"/>
        </w:r>
        <w:r w:rsidR="00BE11E7" w:rsidRPr="00394F2E">
          <w:rPr>
            <w:rFonts w:asciiTheme="majorBidi" w:hAnsiTheme="majorBidi" w:cstheme="majorBidi"/>
            <w:i w:val="0"/>
            <w:iCs w:val="0"/>
            <w:noProof/>
            <w:webHidden/>
            <w:sz w:val="24"/>
          </w:rPr>
          <w:instrText xml:space="preserve"> PAGEREF _Toc201173507 \h </w:instrText>
        </w:r>
        <w:r w:rsidR="00BE11E7" w:rsidRPr="00394F2E">
          <w:rPr>
            <w:rFonts w:asciiTheme="majorBidi" w:hAnsiTheme="majorBidi" w:cstheme="majorBidi"/>
            <w:i w:val="0"/>
            <w:iCs w:val="0"/>
            <w:noProof/>
            <w:webHidden/>
            <w:sz w:val="24"/>
          </w:rPr>
        </w:r>
        <w:r w:rsidR="00BE11E7" w:rsidRPr="00394F2E">
          <w:rPr>
            <w:rFonts w:asciiTheme="majorBidi" w:hAnsiTheme="majorBidi" w:cstheme="majorBidi"/>
            <w:i w:val="0"/>
            <w:iCs w:val="0"/>
            <w:noProof/>
            <w:webHidden/>
            <w:sz w:val="24"/>
          </w:rPr>
          <w:fldChar w:fldCharType="separate"/>
        </w:r>
        <w:r w:rsidR="00BE11E7" w:rsidRPr="00394F2E">
          <w:rPr>
            <w:rFonts w:asciiTheme="majorBidi" w:hAnsiTheme="majorBidi" w:cstheme="majorBidi"/>
            <w:i w:val="0"/>
            <w:iCs w:val="0"/>
            <w:noProof/>
            <w:webHidden/>
            <w:sz w:val="24"/>
          </w:rPr>
          <w:t>1</w:t>
        </w:r>
        <w:r w:rsidR="00722B29" w:rsidRPr="00394F2E">
          <w:rPr>
            <w:rFonts w:asciiTheme="majorBidi" w:hAnsiTheme="majorBidi" w:cstheme="majorBidi"/>
            <w:i w:val="0"/>
            <w:iCs w:val="0"/>
            <w:noProof/>
            <w:webHidden/>
            <w:sz w:val="24"/>
          </w:rPr>
          <w:t>7</w:t>
        </w:r>
        <w:r w:rsidR="00BE11E7" w:rsidRPr="00394F2E">
          <w:rPr>
            <w:rFonts w:asciiTheme="majorBidi" w:hAnsiTheme="majorBidi" w:cstheme="majorBidi"/>
            <w:i w:val="0"/>
            <w:iCs w:val="0"/>
            <w:noProof/>
            <w:webHidden/>
            <w:sz w:val="24"/>
          </w:rPr>
          <w:fldChar w:fldCharType="end"/>
        </w:r>
      </w:hyperlink>
    </w:p>
    <w:p w14:paraId="3A140BEE" w14:textId="7D391135" w:rsidR="00BE11E7" w:rsidRPr="00394F2E" w:rsidRDefault="000B2030"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9</w:t>
        </w:r>
        <w:r w:rsidR="00BE11E7" w:rsidRPr="00394F2E">
          <w:rPr>
            <w:rStyle w:val="Hyperlink"/>
            <w:rFonts w:asciiTheme="majorBidi" w:hAnsiTheme="majorBidi" w:cstheme="majorBidi"/>
            <w:i w:val="0"/>
            <w:iCs w:val="0"/>
            <w:noProof/>
            <w:sz w:val="24"/>
          </w:rPr>
          <w:t xml:space="preserve">: </w:t>
        </w:r>
        <w:r w:rsidR="0072428A" w:rsidRPr="00394F2E">
          <w:rPr>
            <w:rFonts w:asciiTheme="majorBidi" w:hAnsiTheme="majorBidi" w:cstheme="majorBidi"/>
            <w:i w:val="0"/>
            <w:iCs w:val="0"/>
            <w:sz w:val="24"/>
          </w:rPr>
          <w:t>Modèle Logique de Données</w:t>
        </w:r>
        <w:r w:rsidR="00BE11E7" w:rsidRPr="00394F2E">
          <w:rPr>
            <w:rFonts w:asciiTheme="majorBidi" w:hAnsiTheme="majorBidi" w:cstheme="majorBidi"/>
            <w:i w:val="0"/>
            <w:iCs w:val="0"/>
            <w:noProof/>
            <w:webHidden/>
            <w:sz w:val="24"/>
          </w:rPr>
          <w:tab/>
        </w:r>
        <w:r w:rsidR="00BE11E7" w:rsidRPr="00394F2E">
          <w:rPr>
            <w:rFonts w:asciiTheme="majorBidi" w:hAnsiTheme="majorBidi" w:cstheme="majorBidi"/>
            <w:i w:val="0"/>
            <w:iCs w:val="0"/>
            <w:noProof/>
            <w:webHidden/>
            <w:sz w:val="24"/>
          </w:rPr>
          <w:fldChar w:fldCharType="begin"/>
        </w:r>
        <w:r w:rsidR="00BE11E7" w:rsidRPr="00394F2E">
          <w:rPr>
            <w:rFonts w:asciiTheme="majorBidi" w:hAnsiTheme="majorBidi" w:cstheme="majorBidi"/>
            <w:i w:val="0"/>
            <w:iCs w:val="0"/>
            <w:noProof/>
            <w:webHidden/>
            <w:sz w:val="24"/>
          </w:rPr>
          <w:instrText xml:space="preserve"> PAGEREF _Toc201173507 \h </w:instrText>
        </w:r>
        <w:r w:rsidR="00BE11E7" w:rsidRPr="00394F2E">
          <w:rPr>
            <w:rFonts w:asciiTheme="majorBidi" w:hAnsiTheme="majorBidi" w:cstheme="majorBidi"/>
            <w:i w:val="0"/>
            <w:iCs w:val="0"/>
            <w:noProof/>
            <w:webHidden/>
            <w:sz w:val="24"/>
          </w:rPr>
        </w:r>
        <w:r w:rsidR="00BE11E7" w:rsidRPr="00394F2E">
          <w:rPr>
            <w:rFonts w:asciiTheme="majorBidi" w:hAnsiTheme="majorBidi" w:cstheme="majorBidi"/>
            <w:i w:val="0"/>
            <w:iCs w:val="0"/>
            <w:noProof/>
            <w:webHidden/>
            <w:sz w:val="24"/>
          </w:rPr>
          <w:fldChar w:fldCharType="separate"/>
        </w:r>
        <w:r w:rsidR="00BE11E7" w:rsidRPr="00394F2E">
          <w:rPr>
            <w:rFonts w:asciiTheme="majorBidi" w:hAnsiTheme="majorBidi" w:cstheme="majorBidi"/>
            <w:i w:val="0"/>
            <w:iCs w:val="0"/>
            <w:noProof/>
            <w:webHidden/>
            <w:sz w:val="24"/>
          </w:rPr>
          <w:t>1</w:t>
        </w:r>
        <w:r w:rsidR="00722B29" w:rsidRPr="00394F2E">
          <w:rPr>
            <w:rFonts w:asciiTheme="majorBidi" w:hAnsiTheme="majorBidi" w:cstheme="majorBidi"/>
            <w:i w:val="0"/>
            <w:iCs w:val="0"/>
            <w:noProof/>
            <w:webHidden/>
            <w:sz w:val="24"/>
          </w:rPr>
          <w:t>8</w:t>
        </w:r>
        <w:r w:rsidR="00BE11E7" w:rsidRPr="00394F2E">
          <w:rPr>
            <w:rFonts w:asciiTheme="majorBidi" w:hAnsiTheme="majorBidi" w:cstheme="majorBidi"/>
            <w:i w:val="0"/>
            <w:iCs w:val="0"/>
            <w:noProof/>
            <w:webHidden/>
            <w:sz w:val="24"/>
          </w:rPr>
          <w:fldChar w:fldCharType="end"/>
        </w:r>
      </w:hyperlink>
    </w:p>
    <w:p w14:paraId="66F53C39" w14:textId="0C473490" w:rsidR="00BE11E7" w:rsidRPr="00394F2E" w:rsidRDefault="000B2030"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10</w:t>
        </w:r>
        <w:r w:rsidR="00BE11E7" w:rsidRPr="00394F2E">
          <w:rPr>
            <w:rStyle w:val="Hyperlink"/>
            <w:rFonts w:asciiTheme="majorBidi" w:hAnsiTheme="majorBidi" w:cstheme="majorBidi"/>
            <w:i w:val="0"/>
            <w:iCs w:val="0"/>
            <w:noProof/>
            <w:sz w:val="24"/>
          </w:rPr>
          <w:t xml:space="preserve">: </w:t>
        </w:r>
        <w:r w:rsidR="0072428A" w:rsidRPr="00394F2E">
          <w:rPr>
            <w:rFonts w:asciiTheme="majorBidi" w:hAnsiTheme="majorBidi" w:cstheme="majorBidi"/>
            <w:i w:val="0"/>
            <w:iCs w:val="0"/>
            <w:sz w:val="24"/>
          </w:rPr>
          <w:t>Diagramme de Cas d’utilisation Admin</w:t>
        </w:r>
        <w:r w:rsidR="00BE11E7" w:rsidRPr="00394F2E">
          <w:rPr>
            <w:rFonts w:asciiTheme="majorBidi" w:hAnsiTheme="majorBidi" w:cstheme="majorBidi"/>
            <w:i w:val="0"/>
            <w:iCs w:val="0"/>
            <w:noProof/>
            <w:webHidden/>
            <w:sz w:val="24"/>
          </w:rPr>
          <w:tab/>
        </w:r>
        <w:r w:rsidR="00BE11E7" w:rsidRPr="00394F2E">
          <w:rPr>
            <w:rFonts w:asciiTheme="majorBidi" w:hAnsiTheme="majorBidi" w:cstheme="majorBidi"/>
            <w:i w:val="0"/>
            <w:iCs w:val="0"/>
            <w:noProof/>
            <w:webHidden/>
            <w:sz w:val="24"/>
          </w:rPr>
          <w:fldChar w:fldCharType="begin"/>
        </w:r>
        <w:r w:rsidR="00BE11E7" w:rsidRPr="00394F2E">
          <w:rPr>
            <w:rFonts w:asciiTheme="majorBidi" w:hAnsiTheme="majorBidi" w:cstheme="majorBidi"/>
            <w:i w:val="0"/>
            <w:iCs w:val="0"/>
            <w:noProof/>
            <w:webHidden/>
            <w:sz w:val="24"/>
          </w:rPr>
          <w:instrText xml:space="preserve"> PAGEREF _Toc201173507 \h </w:instrText>
        </w:r>
        <w:r w:rsidR="00BE11E7" w:rsidRPr="00394F2E">
          <w:rPr>
            <w:rFonts w:asciiTheme="majorBidi" w:hAnsiTheme="majorBidi" w:cstheme="majorBidi"/>
            <w:i w:val="0"/>
            <w:iCs w:val="0"/>
            <w:noProof/>
            <w:webHidden/>
            <w:sz w:val="24"/>
          </w:rPr>
        </w:r>
        <w:r w:rsidR="00BE11E7" w:rsidRPr="00394F2E">
          <w:rPr>
            <w:rFonts w:asciiTheme="majorBidi" w:hAnsiTheme="majorBidi" w:cstheme="majorBidi"/>
            <w:i w:val="0"/>
            <w:iCs w:val="0"/>
            <w:noProof/>
            <w:webHidden/>
            <w:sz w:val="24"/>
          </w:rPr>
          <w:fldChar w:fldCharType="separate"/>
        </w:r>
        <w:r w:rsidR="00BE11E7" w:rsidRPr="00394F2E">
          <w:rPr>
            <w:rFonts w:asciiTheme="majorBidi" w:hAnsiTheme="majorBidi" w:cstheme="majorBidi"/>
            <w:i w:val="0"/>
            <w:iCs w:val="0"/>
            <w:noProof/>
            <w:webHidden/>
            <w:sz w:val="24"/>
          </w:rPr>
          <w:t>1</w:t>
        </w:r>
        <w:r w:rsidR="00722B29" w:rsidRPr="00394F2E">
          <w:rPr>
            <w:rFonts w:asciiTheme="majorBidi" w:hAnsiTheme="majorBidi" w:cstheme="majorBidi"/>
            <w:i w:val="0"/>
            <w:iCs w:val="0"/>
            <w:noProof/>
            <w:webHidden/>
            <w:sz w:val="24"/>
          </w:rPr>
          <w:t>9</w:t>
        </w:r>
        <w:r w:rsidR="00BE11E7" w:rsidRPr="00394F2E">
          <w:rPr>
            <w:rFonts w:asciiTheme="majorBidi" w:hAnsiTheme="majorBidi" w:cstheme="majorBidi"/>
            <w:i w:val="0"/>
            <w:iCs w:val="0"/>
            <w:noProof/>
            <w:webHidden/>
            <w:sz w:val="24"/>
          </w:rPr>
          <w:fldChar w:fldCharType="end"/>
        </w:r>
      </w:hyperlink>
    </w:p>
    <w:p w14:paraId="573722D1" w14:textId="625BBD2F" w:rsidR="00BE11E7" w:rsidRPr="00394F2E" w:rsidRDefault="000B2030"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 xml:space="preserve">11: </w:t>
        </w:r>
        <w:r w:rsidR="0072428A" w:rsidRPr="00394F2E">
          <w:rPr>
            <w:rFonts w:asciiTheme="majorBidi" w:hAnsiTheme="majorBidi" w:cstheme="majorBidi"/>
            <w:i w:val="0"/>
            <w:iCs w:val="0"/>
            <w:sz w:val="24"/>
          </w:rPr>
          <w:t>Diagramme de Cas d’utilisation Editeur</w:t>
        </w:r>
        <w:r w:rsidR="00BE11E7"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t>20</w:t>
        </w:r>
      </w:hyperlink>
    </w:p>
    <w:p w14:paraId="1CFC1549" w14:textId="7BB16E90" w:rsidR="00BE11E7" w:rsidRPr="00394F2E" w:rsidRDefault="000B2030"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12</w:t>
        </w:r>
        <w:r w:rsidR="00BE11E7" w:rsidRPr="00394F2E">
          <w:rPr>
            <w:rStyle w:val="Hyperlink"/>
            <w:rFonts w:asciiTheme="majorBidi" w:hAnsiTheme="majorBidi" w:cstheme="majorBidi"/>
            <w:i w:val="0"/>
            <w:iCs w:val="0"/>
            <w:noProof/>
            <w:sz w:val="24"/>
          </w:rPr>
          <w:t>:</w:t>
        </w:r>
        <w:r w:rsidR="0072428A" w:rsidRPr="00394F2E">
          <w:rPr>
            <w:rFonts w:asciiTheme="majorBidi" w:hAnsiTheme="majorBidi" w:cstheme="majorBidi"/>
            <w:i w:val="0"/>
            <w:iCs w:val="0"/>
            <w:sz w:val="24"/>
          </w:rPr>
          <w:t xml:space="preserve"> </w:t>
        </w:r>
        <w:r w:rsidR="0072428A" w:rsidRPr="00394F2E">
          <w:rPr>
            <w:rStyle w:val="Hyperlink"/>
            <w:rFonts w:asciiTheme="majorBidi" w:hAnsiTheme="majorBidi" w:cstheme="majorBidi"/>
            <w:i w:val="0"/>
            <w:iCs w:val="0"/>
            <w:noProof/>
            <w:sz w:val="24"/>
          </w:rPr>
          <w:t>Diagramme de Cas d’utilisation Utilisateur(visiteur)</w:t>
        </w:r>
        <w:r w:rsidR="00BE11E7"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t>20</w:t>
        </w:r>
      </w:hyperlink>
    </w:p>
    <w:p w14:paraId="0E4FA778" w14:textId="63C7DD27" w:rsidR="00BE11E7" w:rsidRPr="00394F2E" w:rsidRDefault="000B2030"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13</w:t>
        </w:r>
        <w:r w:rsidR="00BE11E7" w:rsidRPr="00394F2E">
          <w:rPr>
            <w:rStyle w:val="Hyperlink"/>
            <w:rFonts w:asciiTheme="majorBidi" w:hAnsiTheme="majorBidi" w:cstheme="majorBidi"/>
            <w:i w:val="0"/>
            <w:iCs w:val="0"/>
            <w:noProof/>
            <w:sz w:val="24"/>
          </w:rPr>
          <w:t xml:space="preserve">: </w:t>
        </w:r>
        <w:r w:rsidR="0072428A" w:rsidRPr="00394F2E">
          <w:rPr>
            <w:rFonts w:asciiTheme="majorBidi" w:hAnsiTheme="majorBidi" w:cstheme="majorBidi"/>
            <w:i w:val="0"/>
            <w:iCs w:val="0"/>
            <w:sz w:val="24"/>
          </w:rPr>
          <w:t>Diagramme de séquence &lt;Gérer_Utilisateurs&gt;</w:t>
        </w:r>
        <w:r w:rsidR="00BE11E7"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t>2</w:t>
        </w:r>
        <w:r w:rsidR="00BE11E7" w:rsidRPr="00394F2E">
          <w:rPr>
            <w:rFonts w:asciiTheme="majorBidi" w:hAnsiTheme="majorBidi" w:cstheme="majorBidi"/>
            <w:i w:val="0"/>
            <w:iCs w:val="0"/>
            <w:noProof/>
            <w:webHidden/>
            <w:sz w:val="24"/>
          </w:rPr>
          <w:fldChar w:fldCharType="begin"/>
        </w:r>
        <w:r w:rsidR="00BE11E7" w:rsidRPr="00394F2E">
          <w:rPr>
            <w:rFonts w:asciiTheme="majorBidi" w:hAnsiTheme="majorBidi" w:cstheme="majorBidi"/>
            <w:i w:val="0"/>
            <w:iCs w:val="0"/>
            <w:noProof/>
            <w:webHidden/>
            <w:sz w:val="24"/>
          </w:rPr>
          <w:instrText xml:space="preserve"> PAGEREF _Toc201173507 \h </w:instrText>
        </w:r>
        <w:r w:rsidR="00BE11E7" w:rsidRPr="00394F2E">
          <w:rPr>
            <w:rFonts w:asciiTheme="majorBidi" w:hAnsiTheme="majorBidi" w:cstheme="majorBidi"/>
            <w:i w:val="0"/>
            <w:iCs w:val="0"/>
            <w:noProof/>
            <w:webHidden/>
            <w:sz w:val="24"/>
          </w:rPr>
        </w:r>
        <w:r w:rsidR="00BE11E7" w:rsidRPr="00394F2E">
          <w:rPr>
            <w:rFonts w:asciiTheme="majorBidi" w:hAnsiTheme="majorBidi" w:cstheme="majorBidi"/>
            <w:i w:val="0"/>
            <w:iCs w:val="0"/>
            <w:noProof/>
            <w:webHidden/>
            <w:sz w:val="24"/>
          </w:rPr>
          <w:fldChar w:fldCharType="separate"/>
        </w:r>
        <w:r w:rsidR="00BE11E7" w:rsidRPr="00394F2E">
          <w:rPr>
            <w:rFonts w:asciiTheme="majorBidi" w:hAnsiTheme="majorBidi" w:cstheme="majorBidi"/>
            <w:i w:val="0"/>
            <w:iCs w:val="0"/>
            <w:noProof/>
            <w:webHidden/>
            <w:sz w:val="24"/>
          </w:rPr>
          <w:t>1</w:t>
        </w:r>
        <w:r w:rsidR="00BE11E7" w:rsidRPr="00394F2E">
          <w:rPr>
            <w:rFonts w:asciiTheme="majorBidi" w:hAnsiTheme="majorBidi" w:cstheme="majorBidi"/>
            <w:i w:val="0"/>
            <w:iCs w:val="0"/>
            <w:noProof/>
            <w:webHidden/>
            <w:sz w:val="24"/>
          </w:rPr>
          <w:fldChar w:fldCharType="end"/>
        </w:r>
      </w:hyperlink>
    </w:p>
    <w:p w14:paraId="51BED631" w14:textId="57C79521" w:rsidR="00BE11E7" w:rsidRPr="00394F2E" w:rsidRDefault="000B2030"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14</w:t>
        </w:r>
        <w:r w:rsidR="00BE11E7" w:rsidRPr="00394F2E">
          <w:rPr>
            <w:rStyle w:val="Hyperlink"/>
            <w:rFonts w:asciiTheme="majorBidi" w:hAnsiTheme="majorBidi" w:cstheme="majorBidi"/>
            <w:i w:val="0"/>
            <w:iCs w:val="0"/>
            <w:noProof/>
            <w:sz w:val="24"/>
          </w:rPr>
          <w:t xml:space="preserve">: </w:t>
        </w:r>
        <w:r w:rsidR="0072428A" w:rsidRPr="00394F2E">
          <w:rPr>
            <w:rFonts w:asciiTheme="majorBidi" w:hAnsiTheme="majorBidi" w:cstheme="majorBidi"/>
            <w:i w:val="0"/>
            <w:iCs w:val="0"/>
            <w:sz w:val="24"/>
          </w:rPr>
          <w:t>Diagramme de séquence &lt;Gérer_rôles&gt;</w:t>
        </w:r>
        <w:r w:rsidR="00BE11E7"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t>22</w:t>
        </w:r>
      </w:hyperlink>
    </w:p>
    <w:p w14:paraId="0A727199" w14:textId="03D321F9" w:rsidR="00BE11E7" w:rsidRPr="00394F2E" w:rsidRDefault="000B2030"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15</w:t>
        </w:r>
        <w:r w:rsidR="00BE11E7" w:rsidRPr="00394F2E">
          <w:rPr>
            <w:rStyle w:val="Hyperlink"/>
            <w:rFonts w:asciiTheme="majorBidi" w:hAnsiTheme="majorBidi" w:cstheme="majorBidi"/>
            <w:i w:val="0"/>
            <w:iCs w:val="0"/>
            <w:noProof/>
            <w:sz w:val="24"/>
          </w:rPr>
          <w:t xml:space="preserve">: </w:t>
        </w:r>
        <w:r w:rsidR="0072428A" w:rsidRPr="00394F2E">
          <w:rPr>
            <w:rFonts w:asciiTheme="majorBidi" w:hAnsiTheme="majorBidi" w:cstheme="majorBidi"/>
            <w:i w:val="0"/>
            <w:iCs w:val="0"/>
            <w:sz w:val="24"/>
          </w:rPr>
          <w:t>Diagramme de séquence &lt;Config_Système&gt;</w:t>
        </w:r>
        <w:r w:rsidR="00BE11E7"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t>22</w:t>
        </w:r>
      </w:hyperlink>
    </w:p>
    <w:p w14:paraId="10E61633" w14:textId="1FF2FBDB" w:rsidR="00722B29" w:rsidRPr="00394F2E" w:rsidRDefault="000B2030"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16: </w:t>
        </w:r>
        <w:r w:rsidR="0072428A" w:rsidRPr="00394F2E">
          <w:rPr>
            <w:rFonts w:asciiTheme="majorBidi" w:hAnsiTheme="majorBidi" w:cstheme="majorBidi"/>
            <w:i w:val="0"/>
            <w:iCs w:val="0"/>
            <w:sz w:val="24"/>
          </w:rPr>
          <w:t>Diagramme de séquence &lt;Voir_Statistiques&gt;</w:t>
        </w:r>
        <w:r w:rsidR="00722B29" w:rsidRPr="00394F2E">
          <w:rPr>
            <w:rFonts w:asciiTheme="majorBidi" w:hAnsiTheme="majorBidi" w:cstheme="majorBidi"/>
            <w:i w:val="0"/>
            <w:iCs w:val="0"/>
            <w:noProof/>
            <w:webHidden/>
            <w:sz w:val="24"/>
          </w:rPr>
          <w:tab/>
          <w:t>23</w:t>
        </w:r>
      </w:hyperlink>
    </w:p>
    <w:p w14:paraId="65EE5939" w14:textId="44055436" w:rsidR="00722B29" w:rsidRPr="00394F2E" w:rsidRDefault="000B2030"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17: </w:t>
        </w:r>
        <w:r w:rsidR="0072428A" w:rsidRPr="00394F2E">
          <w:rPr>
            <w:rFonts w:asciiTheme="majorBidi" w:hAnsiTheme="majorBidi" w:cstheme="majorBidi"/>
            <w:i w:val="0"/>
            <w:iCs w:val="0"/>
            <w:sz w:val="24"/>
          </w:rPr>
          <w:t>Diagramme de séquence &lt;Authentification&gt;</w:t>
        </w:r>
        <w:r w:rsidR="00722B29" w:rsidRPr="00394F2E">
          <w:rPr>
            <w:rFonts w:asciiTheme="majorBidi" w:hAnsiTheme="majorBidi" w:cstheme="majorBidi"/>
            <w:i w:val="0"/>
            <w:iCs w:val="0"/>
            <w:noProof/>
            <w:webHidden/>
            <w:sz w:val="24"/>
          </w:rPr>
          <w:tab/>
          <w:t>23</w:t>
        </w:r>
      </w:hyperlink>
    </w:p>
    <w:p w14:paraId="03E1D07A" w14:textId="01F4CA65" w:rsidR="00722B29" w:rsidRPr="00394F2E" w:rsidRDefault="000B2030"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18: </w:t>
        </w:r>
        <w:r w:rsidR="0072428A" w:rsidRPr="00394F2E">
          <w:rPr>
            <w:rFonts w:asciiTheme="majorBidi" w:hAnsiTheme="majorBidi" w:cstheme="majorBidi"/>
            <w:i w:val="0"/>
            <w:iCs w:val="0"/>
            <w:sz w:val="24"/>
          </w:rPr>
          <w:t>Diagramme de séquence &lt;Ajouter_Video&gt;</w:t>
        </w:r>
        <w:r w:rsidR="00722B29" w:rsidRPr="00394F2E">
          <w:rPr>
            <w:rFonts w:asciiTheme="majorBidi" w:hAnsiTheme="majorBidi" w:cstheme="majorBidi"/>
            <w:i w:val="0"/>
            <w:iCs w:val="0"/>
            <w:noProof/>
            <w:webHidden/>
            <w:sz w:val="24"/>
          </w:rPr>
          <w:tab/>
          <w:t>24</w:t>
        </w:r>
      </w:hyperlink>
    </w:p>
    <w:p w14:paraId="090799F6" w14:textId="2E81B871" w:rsidR="00722B29" w:rsidRPr="00394F2E" w:rsidRDefault="000B2030"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19: </w:t>
        </w:r>
        <w:r w:rsidR="0072428A" w:rsidRPr="00394F2E">
          <w:rPr>
            <w:rFonts w:asciiTheme="majorBidi" w:hAnsiTheme="majorBidi" w:cstheme="majorBidi"/>
            <w:i w:val="0"/>
            <w:iCs w:val="0"/>
            <w:sz w:val="24"/>
          </w:rPr>
          <w:t>Diagramme de séquence &lt;Modifier_Video&gt;</w:t>
        </w:r>
        <w:r w:rsidR="00722B29" w:rsidRPr="00394F2E">
          <w:rPr>
            <w:rFonts w:asciiTheme="majorBidi" w:hAnsiTheme="majorBidi" w:cstheme="majorBidi"/>
            <w:i w:val="0"/>
            <w:iCs w:val="0"/>
            <w:noProof/>
            <w:webHidden/>
            <w:sz w:val="24"/>
          </w:rPr>
          <w:tab/>
          <w:t>24</w:t>
        </w:r>
      </w:hyperlink>
    </w:p>
    <w:p w14:paraId="03AA2A58" w14:textId="0F343DF4" w:rsidR="00722B29" w:rsidRPr="00394F2E" w:rsidRDefault="000B2030"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20: </w:t>
        </w:r>
        <w:r w:rsidR="0072428A" w:rsidRPr="00394F2E">
          <w:rPr>
            <w:rFonts w:asciiTheme="majorBidi" w:hAnsiTheme="majorBidi" w:cstheme="majorBidi"/>
            <w:i w:val="0"/>
            <w:iCs w:val="0"/>
            <w:sz w:val="24"/>
          </w:rPr>
          <w:t>Diagramme de séquence &lt;Supprimer_Video&gt;</w:t>
        </w:r>
        <w:r w:rsidR="00722B29" w:rsidRPr="00394F2E">
          <w:rPr>
            <w:rFonts w:asciiTheme="majorBidi" w:hAnsiTheme="majorBidi" w:cstheme="majorBidi"/>
            <w:i w:val="0"/>
            <w:iCs w:val="0"/>
            <w:noProof/>
            <w:webHidden/>
            <w:sz w:val="24"/>
          </w:rPr>
          <w:tab/>
          <w:t>25</w:t>
        </w:r>
      </w:hyperlink>
    </w:p>
    <w:p w14:paraId="6CDC1840" w14:textId="472B1384" w:rsidR="00722B29" w:rsidRPr="00394F2E" w:rsidRDefault="000B2030"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21: </w:t>
        </w:r>
        <w:r w:rsidR="0072428A" w:rsidRPr="00394F2E">
          <w:rPr>
            <w:rFonts w:asciiTheme="majorBidi" w:hAnsiTheme="majorBidi" w:cstheme="majorBidi"/>
            <w:i w:val="0"/>
            <w:iCs w:val="0"/>
            <w:sz w:val="24"/>
          </w:rPr>
          <w:t>Diagramme de séquence &lt;Notification&gt;</w:t>
        </w:r>
        <w:r w:rsidR="00722B29" w:rsidRPr="00394F2E">
          <w:rPr>
            <w:rFonts w:asciiTheme="majorBidi" w:hAnsiTheme="majorBidi" w:cstheme="majorBidi"/>
            <w:i w:val="0"/>
            <w:iCs w:val="0"/>
            <w:noProof/>
            <w:webHidden/>
            <w:sz w:val="24"/>
          </w:rPr>
          <w:tab/>
          <w:t>25</w:t>
        </w:r>
      </w:hyperlink>
    </w:p>
    <w:p w14:paraId="5075CB5C" w14:textId="71DDC153" w:rsidR="00722B29" w:rsidRPr="00394F2E" w:rsidRDefault="000B2030"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22: </w:t>
        </w:r>
        <w:r w:rsidR="0072428A" w:rsidRPr="00394F2E">
          <w:rPr>
            <w:rFonts w:asciiTheme="majorBidi" w:hAnsiTheme="majorBidi" w:cstheme="majorBidi"/>
            <w:i w:val="0"/>
            <w:iCs w:val="0"/>
            <w:sz w:val="24"/>
          </w:rPr>
          <w:t>Diagramme de séquence &lt;Voir_Catalogue&gt;</w:t>
        </w:r>
        <w:r w:rsidR="00722B29" w:rsidRPr="00394F2E">
          <w:rPr>
            <w:rFonts w:asciiTheme="majorBidi" w:hAnsiTheme="majorBidi" w:cstheme="majorBidi"/>
            <w:i w:val="0"/>
            <w:iCs w:val="0"/>
            <w:noProof/>
            <w:webHidden/>
            <w:sz w:val="24"/>
          </w:rPr>
          <w:tab/>
          <w:t>26</w:t>
        </w:r>
      </w:hyperlink>
    </w:p>
    <w:p w14:paraId="4CEE9A53" w14:textId="2817CEB7" w:rsidR="00722B29" w:rsidRPr="00394F2E" w:rsidRDefault="000B2030"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23: </w:t>
        </w:r>
        <w:r w:rsidR="0072428A" w:rsidRPr="00394F2E">
          <w:rPr>
            <w:rFonts w:asciiTheme="majorBidi" w:hAnsiTheme="majorBidi" w:cstheme="majorBidi"/>
            <w:i w:val="0"/>
            <w:iCs w:val="0"/>
            <w:sz w:val="24"/>
          </w:rPr>
          <w:t>Diagramme de séquence &lt;Voir_details_video&gt;</w:t>
        </w:r>
        <w:r w:rsidR="00722B29" w:rsidRPr="00394F2E">
          <w:rPr>
            <w:rFonts w:asciiTheme="majorBidi" w:hAnsiTheme="majorBidi" w:cstheme="majorBidi"/>
            <w:i w:val="0"/>
            <w:iCs w:val="0"/>
            <w:noProof/>
            <w:webHidden/>
            <w:sz w:val="24"/>
          </w:rPr>
          <w:tab/>
          <w:t>26</w:t>
        </w:r>
      </w:hyperlink>
    </w:p>
    <w:p w14:paraId="31956307" w14:textId="6D7E4B08" w:rsidR="00722B29" w:rsidRPr="00394F2E" w:rsidRDefault="000B2030"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24: </w:t>
        </w:r>
        <w:r w:rsidR="0072428A" w:rsidRPr="00394F2E">
          <w:rPr>
            <w:rFonts w:asciiTheme="majorBidi" w:hAnsiTheme="majorBidi" w:cstheme="majorBidi"/>
            <w:i w:val="0"/>
            <w:iCs w:val="0"/>
            <w:sz w:val="24"/>
          </w:rPr>
          <w:t>Diagramme de séquence &lt;Lire_video&gt;</w:t>
        </w:r>
        <w:r w:rsidR="00722B29" w:rsidRPr="00394F2E">
          <w:rPr>
            <w:rFonts w:asciiTheme="majorBidi" w:hAnsiTheme="majorBidi" w:cstheme="majorBidi"/>
            <w:i w:val="0"/>
            <w:iCs w:val="0"/>
            <w:noProof/>
            <w:webHidden/>
            <w:sz w:val="24"/>
          </w:rPr>
          <w:tab/>
          <w:t>27</w:t>
        </w:r>
      </w:hyperlink>
    </w:p>
    <w:p w14:paraId="462CEBB5" w14:textId="7D120D64" w:rsidR="00722B29" w:rsidRPr="00394F2E" w:rsidRDefault="000B2030" w:rsidP="00722B29">
      <w:pPr>
        <w:pStyle w:val="TableofFigures"/>
        <w:tabs>
          <w:tab w:val="right" w:leader="dot" w:pos="8789"/>
        </w:tabs>
        <w:ind w:right="708"/>
        <w:rPr>
          <w:rFonts w:asciiTheme="majorBidi" w:hAnsiTheme="majorBidi" w:cstheme="majorBidi"/>
          <w:sz w:val="24"/>
        </w:rPr>
      </w:pPr>
      <w:hyperlink w:anchor="_Toc201173507" w:history="1">
        <w:r w:rsidR="00722B29" w:rsidRPr="00394F2E">
          <w:rPr>
            <w:rStyle w:val="Hyperlink"/>
            <w:rFonts w:asciiTheme="majorBidi" w:hAnsiTheme="majorBidi" w:cstheme="majorBidi"/>
            <w:i w:val="0"/>
            <w:iCs w:val="0"/>
            <w:noProof/>
            <w:sz w:val="24"/>
          </w:rPr>
          <w:t xml:space="preserve">Figure 25: </w:t>
        </w:r>
        <w:r w:rsidR="0072428A" w:rsidRPr="00394F2E">
          <w:rPr>
            <w:rFonts w:asciiTheme="majorBidi" w:hAnsiTheme="majorBidi" w:cstheme="majorBidi"/>
            <w:i w:val="0"/>
            <w:iCs w:val="0"/>
            <w:sz w:val="24"/>
          </w:rPr>
          <w:t>Diagramme de classe</w:t>
        </w:r>
        <w:r w:rsidR="00722B29" w:rsidRPr="00394F2E">
          <w:rPr>
            <w:rFonts w:asciiTheme="majorBidi" w:hAnsiTheme="majorBidi" w:cstheme="majorBidi"/>
            <w:i w:val="0"/>
            <w:iCs w:val="0"/>
            <w:noProof/>
            <w:webHidden/>
            <w:sz w:val="24"/>
          </w:rPr>
          <w:tab/>
          <w:t>28</w:t>
        </w:r>
      </w:hyperlink>
    </w:p>
    <w:p w14:paraId="6A94E32D" w14:textId="77777777" w:rsidR="00722B29" w:rsidRPr="00394F2E" w:rsidRDefault="00722B29" w:rsidP="00722B29">
      <w:pPr>
        <w:rPr>
          <w:rFonts w:asciiTheme="majorBidi" w:hAnsiTheme="majorBidi" w:cstheme="majorBidi"/>
        </w:rPr>
      </w:pPr>
    </w:p>
    <w:p w14:paraId="5583BDC5" w14:textId="77777777" w:rsidR="00BE11E7" w:rsidRPr="00394F2E" w:rsidRDefault="00BE11E7" w:rsidP="00BE11E7">
      <w:pPr>
        <w:rPr>
          <w:rFonts w:asciiTheme="majorBidi" w:hAnsiTheme="majorBidi" w:cstheme="majorBidi"/>
        </w:rPr>
      </w:pPr>
    </w:p>
    <w:p w14:paraId="2EB8C49B" w14:textId="77777777" w:rsidR="00BE11E7" w:rsidRPr="00394F2E" w:rsidRDefault="00BE11E7" w:rsidP="00BE11E7">
      <w:pPr>
        <w:rPr>
          <w:rFonts w:asciiTheme="majorBidi" w:hAnsiTheme="majorBidi" w:cstheme="majorBidi"/>
        </w:rPr>
      </w:pPr>
    </w:p>
    <w:p w14:paraId="4A89854B" w14:textId="2D760C56" w:rsidR="006D71A4" w:rsidRPr="00394F2E" w:rsidRDefault="000B2030"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8" w:history="1"/>
    </w:p>
    <w:p w14:paraId="06910A36" w14:textId="77777777" w:rsidR="006D71A4" w:rsidRPr="00394F2E" w:rsidRDefault="006D71A4" w:rsidP="006D71A4">
      <w:pPr>
        <w:pStyle w:val="BodyText"/>
        <w:tabs>
          <w:tab w:val="right" w:leader="dot" w:pos="8789"/>
          <w:tab w:val="right" w:leader="dot" w:pos="10206"/>
          <w:tab w:val="right" w:leader="dot" w:pos="10490"/>
        </w:tabs>
        <w:spacing w:before="240"/>
        <w:ind w:right="708"/>
        <w:rPr>
          <w:rFonts w:asciiTheme="majorBidi" w:hAnsiTheme="majorBidi" w:cstheme="majorBidi"/>
          <w:sz w:val="22"/>
          <w:szCs w:val="22"/>
        </w:rPr>
      </w:pPr>
      <w:r w:rsidRPr="00394F2E">
        <w:rPr>
          <w:rFonts w:asciiTheme="majorBidi" w:hAnsiTheme="majorBidi" w:cstheme="majorBidi"/>
          <w:b/>
          <w:bCs/>
          <w:sz w:val="22"/>
          <w:szCs w:val="22"/>
        </w:rPr>
        <w:fldChar w:fldCharType="end"/>
      </w:r>
      <w:r w:rsidRPr="00394F2E">
        <w:rPr>
          <w:rFonts w:asciiTheme="majorBidi" w:hAnsiTheme="majorBidi" w:cstheme="majorBidi"/>
          <w:sz w:val="22"/>
          <w:szCs w:val="22"/>
        </w:rPr>
        <w:br w:type="page"/>
      </w:r>
    </w:p>
    <w:p w14:paraId="054173B1" w14:textId="77777777" w:rsidR="006D71A4" w:rsidRPr="00394F2E" w:rsidRDefault="006D71A4" w:rsidP="006D71A4">
      <w:pPr>
        <w:pStyle w:val="BodyText"/>
        <w:tabs>
          <w:tab w:val="right" w:leader="dot" w:pos="10206"/>
          <w:tab w:val="right" w:leader="dot" w:pos="10490"/>
        </w:tabs>
        <w:spacing w:before="240"/>
        <w:ind w:right="712"/>
        <w:rPr>
          <w:rFonts w:asciiTheme="majorBidi" w:hAnsiTheme="majorBidi" w:cstheme="majorBidi"/>
          <w:sz w:val="22"/>
          <w:szCs w:val="22"/>
        </w:rPr>
      </w:pPr>
    </w:p>
    <w:p w14:paraId="3AFFF803" w14:textId="77777777" w:rsidR="006D71A4" w:rsidRPr="00394F2E" w:rsidRDefault="006D71A4" w:rsidP="006D71A4">
      <w:pPr>
        <w:pStyle w:val="TableofFigures"/>
        <w:tabs>
          <w:tab w:val="right" w:leader="underscore" w:pos="11192"/>
        </w:tabs>
        <w:jc w:val="center"/>
        <w:rPr>
          <w:rFonts w:asciiTheme="majorBidi" w:hAnsiTheme="majorBidi" w:cstheme="majorBidi"/>
          <w:b/>
          <w:bCs/>
          <w:i w:val="0"/>
          <w:iCs w:val="0"/>
          <w:sz w:val="22"/>
          <w:szCs w:val="22"/>
        </w:rPr>
      </w:pPr>
    </w:p>
    <w:p w14:paraId="08DA531A" w14:textId="77777777" w:rsidR="006D71A4" w:rsidRPr="00394F2E" w:rsidRDefault="006D71A4" w:rsidP="006D71A4">
      <w:pPr>
        <w:pStyle w:val="Heading2"/>
        <w:rPr>
          <w:rFonts w:asciiTheme="majorBidi" w:hAnsiTheme="majorBidi"/>
          <w:b/>
          <w:bCs/>
          <w:lang w:val="fr-MA"/>
        </w:rPr>
      </w:pPr>
      <w:bookmarkStart w:id="13" w:name="_Toc232736085"/>
      <w:r w:rsidRPr="00394F2E">
        <w:rPr>
          <w:rFonts w:asciiTheme="majorBidi" w:hAnsiTheme="majorBidi"/>
          <w:b/>
          <w:bCs/>
          <w:lang w:val="fr-MA"/>
        </w:rPr>
        <w:t>Liste des tableaux :</w:t>
      </w:r>
      <w:bookmarkEnd w:id="13"/>
      <w:r w:rsidRPr="00394F2E">
        <w:rPr>
          <w:rFonts w:asciiTheme="majorBidi" w:hAnsiTheme="majorBidi"/>
          <w:b/>
          <w:bCs/>
          <w:lang w:val="fr-MA"/>
        </w:rPr>
        <w:t xml:space="preserve"> </w:t>
      </w:r>
    </w:p>
    <w:p w14:paraId="67D20902" w14:textId="3D17915F" w:rsidR="00722B29" w:rsidRDefault="000B2030" w:rsidP="00722B29">
      <w:pPr>
        <w:pStyle w:val="TableofFigures"/>
        <w:tabs>
          <w:tab w:val="right" w:leader="dot" w:pos="8789"/>
        </w:tabs>
        <w:ind w:right="708"/>
        <w:rPr>
          <w:rFonts w:asciiTheme="majorBidi" w:hAnsiTheme="majorBidi" w:cstheme="majorBidi"/>
          <w:i w:val="0"/>
          <w:iCs w:val="0"/>
          <w:sz w:val="24"/>
        </w:rPr>
      </w:pPr>
      <w:hyperlink w:anchor="_Toc201173539" w:history="1">
        <w:r w:rsidR="00722B29" w:rsidRPr="00394F2E">
          <w:rPr>
            <w:rStyle w:val="Hyperlink"/>
            <w:rFonts w:asciiTheme="majorBidi" w:hAnsiTheme="majorBidi" w:cstheme="majorBidi"/>
            <w:i w:val="0"/>
            <w:iCs w:val="0"/>
            <w:noProof/>
            <w:color w:val="auto"/>
            <w:sz w:val="24"/>
            <w:u w:val="none"/>
          </w:rPr>
          <w:t>Tableau 1: Acteurs du système</w:t>
        </w:r>
        <w:r w:rsidR="00722B29"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fldChar w:fldCharType="begin"/>
        </w:r>
        <w:r w:rsidR="00722B29" w:rsidRPr="00394F2E">
          <w:rPr>
            <w:rFonts w:asciiTheme="majorBidi" w:hAnsiTheme="majorBidi" w:cstheme="majorBidi"/>
            <w:i w:val="0"/>
            <w:iCs w:val="0"/>
            <w:noProof/>
            <w:webHidden/>
            <w:sz w:val="24"/>
          </w:rPr>
          <w:instrText xml:space="preserve"> PAGEREF _Toc201173539 \h </w:instrText>
        </w:r>
        <w:r w:rsidR="00722B29" w:rsidRPr="00394F2E">
          <w:rPr>
            <w:rFonts w:asciiTheme="majorBidi" w:hAnsiTheme="majorBidi" w:cstheme="majorBidi"/>
            <w:i w:val="0"/>
            <w:iCs w:val="0"/>
            <w:noProof/>
            <w:webHidden/>
            <w:sz w:val="24"/>
          </w:rPr>
        </w:r>
        <w:r w:rsidR="00722B29" w:rsidRPr="00394F2E">
          <w:rPr>
            <w:rFonts w:asciiTheme="majorBidi" w:hAnsiTheme="majorBidi" w:cstheme="majorBidi"/>
            <w:i w:val="0"/>
            <w:iCs w:val="0"/>
            <w:noProof/>
            <w:webHidden/>
            <w:sz w:val="24"/>
          </w:rPr>
          <w:fldChar w:fldCharType="separate"/>
        </w:r>
        <w:r w:rsidR="00722B29" w:rsidRPr="00394F2E">
          <w:rPr>
            <w:rFonts w:asciiTheme="majorBidi" w:hAnsiTheme="majorBidi" w:cstheme="majorBidi"/>
            <w:i w:val="0"/>
            <w:iCs w:val="0"/>
            <w:noProof/>
            <w:webHidden/>
            <w:sz w:val="24"/>
          </w:rPr>
          <w:t>16</w:t>
        </w:r>
        <w:r w:rsidR="00722B29" w:rsidRPr="00394F2E">
          <w:rPr>
            <w:rFonts w:asciiTheme="majorBidi" w:hAnsiTheme="majorBidi" w:cstheme="majorBidi"/>
            <w:i w:val="0"/>
            <w:iCs w:val="0"/>
            <w:noProof/>
            <w:webHidden/>
            <w:sz w:val="24"/>
          </w:rPr>
          <w:fldChar w:fldCharType="end"/>
        </w:r>
      </w:hyperlink>
    </w:p>
    <w:p w14:paraId="5718E907" w14:textId="59DE157C" w:rsidR="00823182" w:rsidRPr="006D75D1" w:rsidRDefault="000B2030" w:rsidP="006D75D1">
      <w:pPr>
        <w:pStyle w:val="TableofFigures"/>
        <w:tabs>
          <w:tab w:val="right" w:leader="dot" w:pos="8789"/>
        </w:tabs>
        <w:ind w:right="708"/>
        <w:rPr>
          <w:rStyle w:val="Hyperlink"/>
          <w:color w:val="auto"/>
          <w:u w:val="none"/>
        </w:rPr>
      </w:pPr>
      <w:hyperlink w:anchor="_Toc201173539" w:history="1">
        <w:r w:rsidR="00823182" w:rsidRPr="006D75D1">
          <w:rPr>
            <w:rStyle w:val="Hyperlink"/>
            <w:rFonts w:asciiTheme="majorBidi" w:hAnsiTheme="majorBidi" w:cstheme="majorBidi"/>
            <w:i w:val="0"/>
            <w:iCs w:val="0"/>
            <w:noProof/>
            <w:color w:val="auto"/>
            <w:sz w:val="24"/>
            <w:u w:val="none"/>
          </w:rPr>
          <w:t xml:space="preserve">Tableau 2: </w:t>
        </w:r>
        <w:r w:rsidR="006D75D1" w:rsidRPr="006D75D1">
          <w:rPr>
            <w:rStyle w:val="Hyperlink"/>
            <w:rFonts w:asciiTheme="majorBidi" w:hAnsiTheme="majorBidi" w:cstheme="majorBidi"/>
            <w:i w:val="0"/>
            <w:iCs w:val="0"/>
            <w:noProof/>
            <w:color w:val="auto"/>
            <w:sz w:val="24"/>
            <w:u w:val="none"/>
          </w:rPr>
          <w:t>Outiles/Technologies utilisés</w:t>
        </w:r>
        <w:r w:rsidR="00823182" w:rsidRPr="006D75D1">
          <w:rPr>
            <w:rStyle w:val="Hyperlink"/>
            <w:rFonts w:asciiTheme="majorBidi" w:hAnsiTheme="majorBidi" w:cstheme="majorBidi"/>
            <w:i w:val="0"/>
            <w:iCs w:val="0"/>
            <w:noProof/>
            <w:webHidden/>
            <w:color w:val="auto"/>
            <w:sz w:val="24"/>
            <w:u w:val="none"/>
          </w:rPr>
          <w:tab/>
        </w:r>
        <w:r w:rsidR="00823182" w:rsidRPr="006D75D1">
          <w:rPr>
            <w:rStyle w:val="Hyperlink"/>
            <w:rFonts w:asciiTheme="majorBidi" w:hAnsiTheme="majorBidi" w:cstheme="majorBidi"/>
            <w:i w:val="0"/>
            <w:iCs w:val="0"/>
            <w:noProof/>
            <w:webHidden/>
            <w:color w:val="auto"/>
            <w:sz w:val="24"/>
            <w:u w:val="none"/>
          </w:rPr>
          <w:fldChar w:fldCharType="begin"/>
        </w:r>
        <w:r w:rsidR="00823182" w:rsidRPr="006D75D1">
          <w:rPr>
            <w:rStyle w:val="Hyperlink"/>
            <w:rFonts w:asciiTheme="majorBidi" w:hAnsiTheme="majorBidi" w:cstheme="majorBidi"/>
            <w:i w:val="0"/>
            <w:iCs w:val="0"/>
            <w:noProof/>
            <w:webHidden/>
            <w:color w:val="auto"/>
            <w:sz w:val="24"/>
            <w:u w:val="none"/>
          </w:rPr>
          <w:instrText xml:space="preserve"> PAGEREF _Toc201173539 \h </w:instrText>
        </w:r>
        <w:r w:rsidR="00823182" w:rsidRPr="006D75D1">
          <w:rPr>
            <w:rStyle w:val="Hyperlink"/>
            <w:rFonts w:asciiTheme="majorBidi" w:hAnsiTheme="majorBidi" w:cstheme="majorBidi"/>
            <w:i w:val="0"/>
            <w:iCs w:val="0"/>
            <w:noProof/>
            <w:webHidden/>
            <w:color w:val="auto"/>
            <w:sz w:val="24"/>
            <w:u w:val="none"/>
          </w:rPr>
        </w:r>
        <w:r w:rsidR="00823182" w:rsidRPr="006D75D1">
          <w:rPr>
            <w:rStyle w:val="Hyperlink"/>
            <w:rFonts w:asciiTheme="majorBidi" w:hAnsiTheme="majorBidi" w:cstheme="majorBidi"/>
            <w:i w:val="0"/>
            <w:iCs w:val="0"/>
            <w:noProof/>
            <w:webHidden/>
            <w:color w:val="auto"/>
            <w:sz w:val="24"/>
            <w:u w:val="none"/>
          </w:rPr>
          <w:fldChar w:fldCharType="separate"/>
        </w:r>
        <w:r w:rsidR="006D75D1">
          <w:rPr>
            <w:rStyle w:val="Hyperlink"/>
            <w:rFonts w:asciiTheme="majorBidi" w:hAnsiTheme="majorBidi" w:cstheme="majorBidi"/>
            <w:i w:val="0"/>
            <w:iCs w:val="0"/>
            <w:noProof/>
            <w:webHidden/>
            <w:color w:val="auto"/>
            <w:sz w:val="24"/>
            <w:u w:val="none"/>
          </w:rPr>
          <w:t>35</w:t>
        </w:r>
        <w:r w:rsidR="00823182" w:rsidRPr="006D75D1">
          <w:rPr>
            <w:rStyle w:val="Hyperlink"/>
            <w:rFonts w:asciiTheme="majorBidi" w:hAnsiTheme="majorBidi" w:cstheme="majorBidi"/>
            <w:i w:val="0"/>
            <w:iCs w:val="0"/>
            <w:noProof/>
            <w:webHidden/>
            <w:color w:val="auto"/>
            <w:sz w:val="24"/>
            <w:u w:val="none"/>
          </w:rPr>
          <w:fldChar w:fldCharType="end"/>
        </w:r>
      </w:hyperlink>
    </w:p>
    <w:p w14:paraId="7C189BAB" w14:textId="77777777" w:rsidR="00823182" w:rsidRPr="006D75D1" w:rsidRDefault="00823182" w:rsidP="006D75D1">
      <w:pPr>
        <w:pStyle w:val="TableofFigures"/>
        <w:tabs>
          <w:tab w:val="right" w:leader="dot" w:pos="8789"/>
        </w:tabs>
        <w:ind w:right="708"/>
        <w:rPr>
          <w:rStyle w:val="Hyperlink"/>
          <w:rFonts w:asciiTheme="majorBidi" w:hAnsiTheme="majorBidi" w:cstheme="majorBidi"/>
          <w:i w:val="0"/>
          <w:iCs w:val="0"/>
          <w:noProof/>
          <w:color w:val="auto"/>
          <w:sz w:val="24"/>
          <w:u w:val="none"/>
        </w:rPr>
      </w:pPr>
    </w:p>
    <w:p w14:paraId="71E48BBF" w14:textId="77777777" w:rsidR="00722B29" w:rsidRPr="00394F2E" w:rsidRDefault="00722B29" w:rsidP="00722B29">
      <w:pPr>
        <w:rPr>
          <w:rFonts w:asciiTheme="majorBidi" w:hAnsiTheme="majorBidi" w:cstheme="majorBidi"/>
          <w:lang w:val="fr-MA"/>
        </w:rPr>
      </w:pPr>
    </w:p>
    <w:p w14:paraId="3AB2AEEA" w14:textId="77777777" w:rsidR="006D71A4" w:rsidRPr="00394F2E" w:rsidRDefault="006D71A4" w:rsidP="006D71A4">
      <w:pPr>
        <w:pStyle w:val="TableofFigures"/>
        <w:tabs>
          <w:tab w:val="right" w:leader="underscore" w:pos="11192"/>
        </w:tabs>
        <w:jc w:val="center"/>
        <w:rPr>
          <w:rFonts w:asciiTheme="majorBidi" w:hAnsiTheme="majorBidi" w:cstheme="majorBidi"/>
          <w:b/>
          <w:bCs/>
          <w:i w:val="0"/>
          <w:iCs w:val="0"/>
          <w:sz w:val="22"/>
          <w:szCs w:val="22"/>
        </w:rPr>
      </w:pPr>
    </w:p>
    <w:p w14:paraId="3EE13D6E" w14:textId="0E9D4AF6" w:rsidR="006D71A4" w:rsidRPr="00394F2E" w:rsidRDefault="006D71A4" w:rsidP="006D71A4">
      <w:pPr>
        <w:pStyle w:val="leslistes"/>
        <w:tabs>
          <w:tab w:val="right" w:leader="dot" w:pos="8789"/>
          <w:tab w:val="right" w:leader="dot" w:pos="10206"/>
        </w:tabs>
        <w:ind w:right="708"/>
      </w:pPr>
    </w:p>
    <w:p w14:paraId="61FE846B" w14:textId="77777777" w:rsidR="006D71A4" w:rsidRPr="00394F2E" w:rsidRDefault="006D71A4" w:rsidP="006D71A4">
      <w:pPr>
        <w:tabs>
          <w:tab w:val="left" w:pos="3700"/>
        </w:tabs>
        <w:rPr>
          <w:rFonts w:asciiTheme="majorBidi" w:hAnsiTheme="majorBidi" w:cstheme="majorBidi"/>
        </w:rPr>
      </w:pPr>
      <w:r w:rsidRPr="00394F2E">
        <w:rPr>
          <w:rFonts w:asciiTheme="majorBidi" w:hAnsiTheme="majorBidi" w:cstheme="majorBidi"/>
        </w:rPr>
        <w:tab/>
      </w:r>
    </w:p>
    <w:p w14:paraId="7C2AE671" w14:textId="77777777" w:rsidR="006D71A4" w:rsidRPr="00394F2E" w:rsidRDefault="006D71A4" w:rsidP="006D71A4">
      <w:pPr>
        <w:tabs>
          <w:tab w:val="left" w:pos="3700"/>
        </w:tabs>
        <w:rPr>
          <w:rFonts w:asciiTheme="majorBidi" w:hAnsiTheme="majorBidi" w:cstheme="majorBidi"/>
        </w:rPr>
      </w:pPr>
      <w:r w:rsidRPr="00394F2E">
        <w:rPr>
          <w:rFonts w:asciiTheme="majorBidi" w:hAnsiTheme="majorBidi" w:cstheme="majorBidi"/>
        </w:rPr>
        <w:tab/>
      </w:r>
      <w:r w:rsidRPr="00394F2E">
        <w:rPr>
          <w:rFonts w:asciiTheme="majorBidi" w:hAnsiTheme="majorBidi" w:cstheme="majorBidi"/>
        </w:rPr>
        <w:br w:type="page"/>
      </w:r>
    </w:p>
    <w:p w14:paraId="14D77AA2" w14:textId="77777777" w:rsidR="006D71A4" w:rsidRPr="00394F2E" w:rsidRDefault="006D71A4" w:rsidP="006D71A4">
      <w:pPr>
        <w:tabs>
          <w:tab w:val="left" w:pos="3700"/>
        </w:tabs>
        <w:ind w:left="0"/>
        <w:rPr>
          <w:rFonts w:asciiTheme="majorBidi" w:hAnsiTheme="majorBidi" w:cstheme="majorBidi"/>
        </w:rPr>
        <w:sectPr w:rsidR="006D71A4" w:rsidRPr="00394F2E" w:rsidSect="006D71A4">
          <w:headerReference w:type="default" r:id="rId21"/>
          <w:footerReference w:type="default" r:id="rId22"/>
          <w:pgSz w:w="11910" w:h="16840"/>
          <w:pgMar w:top="880" w:right="1137" w:bottom="1200" w:left="1276" w:header="261" w:footer="1000" w:gutter="0"/>
          <w:pgNumType w:fmt="lowerRoman"/>
          <w:cols w:space="720"/>
        </w:sectPr>
      </w:pPr>
    </w:p>
    <w:p w14:paraId="29885CD0" w14:textId="77777777" w:rsidR="006D71A4" w:rsidRPr="00394F2E" w:rsidRDefault="006D71A4" w:rsidP="006D71A4">
      <w:pPr>
        <w:pStyle w:val="BodyText"/>
        <w:spacing w:before="108"/>
        <w:ind w:left="0"/>
        <w:rPr>
          <w:rFonts w:asciiTheme="majorBidi" w:hAnsiTheme="majorBidi" w:cstheme="majorBidi"/>
          <w:i/>
          <w:sz w:val="36"/>
        </w:rPr>
      </w:pPr>
      <w:bookmarkStart w:id="14" w:name="_bookmark5"/>
      <w:bookmarkEnd w:id="14"/>
    </w:p>
    <w:p w14:paraId="6F5D67BC" w14:textId="29176080" w:rsidR="006D71A4" w:rsidRPr="00394F2E" w:rsidRDefault="006D71A4" w:rsidP="00CE2B20">
      <w:pPr>
        <w:pStyle w:val="Heading2"/>
        <w:jc w:val="center"/>
        <w:rPr>
          <w:rFonts w:asciiTheme="majorBidi" w:hAnsiTheme="majorBidi"/>
          <w:b/>
          <w:bCs/>
          <w:spacing w:val="-2"/>
        </w:rPr>
      </w:pPr>
      <w:bookmarkStart w:id="15" w:name="_Toc232736086"/>
      <w:r w:rsidRPr="00394F2E">
        <w:rPr>
          <w:rFonts w:asciiTheme="majorBidi" w:hAnsiTheme="majorBidi"/>
          <w:b/>
          <w:bCs/>
        </w:rPr>
        <w:t>Introduction</w:t>
      </w:r>
      <w:r w:rsidRPr="00394F2E">
        <w:rPr>
          <w:rFonts w:asciiTheme="majorBidi" w:hAnsiTheme="majorBidi"/>
          <w:b/>
          <w:bCs/>
          <w:spacing w:val="-3"/>
        </w:rPr>
        <w:t xml:space="preserve"> </w:t>
      </w:r>
      <w:r w:rsidR="00CE2B20" w:rsidRPr="00394F2E">
        <w:rPr>
          <w:rFonts w:asciiTheme="majorBidi" w:hAnsiTheme="majorBidi"/>
          <w:b/>
          <w:bCs/>
          <w:spacing w:val="-2"/>
        </w:rPr>
        <w:t>G</w:t>
      </w:r>
      <w:r w:rsidRPr="00394F2E">
        <w:rPr>
          <w:rFonts w:asciiTheme="majorBidi" w:hAnsiTheme="majorBidi"/>
          <w:b/>
          <w:bCs/>
          <w:spacing w:val="-2"/>
        </w:rPr>
        <w:t>énérale</w:t>
      </w:r>
      <w:bookmarkEnd w:id="15"/>
    </w:p>
    <w:p w14:paraId="6D617EC5" w14:textId="77777777" w:rsidR="006D71A4" w:rsidRPr="00394F2E" w:rsidRDefault="006D71A4" w:rsidP="006D71A4">
      <w:pPr>
        <w:rPr>
          <w:rFonts w:asciiTheme="majorBidi" w:hAnsiTheme="majorBidi" w:cstheme="majorBidi"/>
        </w:rPr>
      </w:pPr>
    </w:p>
    <w:p w14:paraId="413B695F" w14:textId="77777777" w:rsidR="00144AD6" w:rsidRPr="00144AD6" w:rsidRDefault="00144AD6" w:rsidP="00144AD6">
      <w:pPr>
        <w:pStyle w:val="text"/>
        <w:rPr>
          <w:lang w:eastAsia="fr-FR"/>
        </w:rPr>
      </w:pPr>
      <w:r w:rsidRPr="00144AD6">
        <w:rPr>
          <w:lang w:eastAsia="fr-FR"/>
        </w:rPr>
        <w:t>Dans un environnement global caractérisé par une transformation numérique accélérée, les médias et les agences de presse sont confrontés à des mutations profondes dans leurs modes de production, de gestion et de diffusion de l’information. L’évolution rapide des technologies et des usages numériques a profondément modifié les habitudes de consommation des utilisateurs, qui privilégient de plus en plus les contenus multimédias, notamment la vidéo, devenue aujourd’hui un support incontournable d’information et de communication.</w:t>
      </w:r>
    </w:p>
    <w:p w14:paraId="1F4635F5" w14:textId="77777777" w:rsidR="00144AD6" w:rsidRPr="00144AD6" w:rsidRDefault="00144AD6" w:rsidP="00144AD6">
      <w:pPr>
        <w:pStyle w:val="text"/>
        <w:rPr>
          <w:lang w:eastAsia="fr-FR"/>
        </w:rPr>
      </w:pPr>
      <w:r w:rsidRPr="00144AD6">
        <w:rPr>
          <w:lang w:eastAsia="fr-FR"/>
        </w:rPr>
        <w:t>Cette transformation impose aux organisations médiatiques de moderniser leurs infrastructures afin de répondre aux exigences croissantes en matière de performance, d’accessibilité et de qualité de service. Toutefois, le recours à des plateformes externes de diffusion vidéo, telles que YouTube ou Vimeo, présente plusieurs limites, notamment en termes de dépendance technologique, de contrôle des données, de confidentialité et de personnalisation des contenus. Dans ce contexte, il devient essentiel pour des organismes comme l’Agence Marocaine de Presse (MAP) de disposer de solutions internes leur permettant de maîtriser pleinement le cycle de vie de leurs contenus vidéo.</w:t>
      </w:r>
    </w:p>
    <w:p w14:paraId="6390C6AD" w14:textId="77777777" w:rsidR="00144AD6" w:rsidRPr="00144AD6" w:rsidRDefault="00144AD6" w:rsidP="00144AD6">
      <w:pPr>
        <w:pStyle w:val="text"/>
        <w:rPr>
          <w:lang w:eastAsia="fr-FR"/>
        </w:rPr>
      </w:pPr>
      <w:r w:rsidRPr="00144AD6">
        <w:rPr>
          <w:lang w:eastAsia="fr-FR"/>
        </w:rPr>
        <w:t xml:space="preserve">C’est dans cette optique que s’inscrit le présent projet de fin d’études, qui vise à concevoir et développer une plateforme web dédiée à la gestion et à la diffusion de contenus vidéo (VOD), basée sur une infrastructure de streaming interne. L’objectif principal est de proposer une solution autonome, performante et adaptée aux besoins spécifiques de l’agence, en s’appuyant sur des technologies open source telles que </w:t>
      </w:r>
      <w:proofErr w:type="spellStart"/>
      <w:r w:rsidRPr="00144AD6">
        <w:rPr>
          <w:lang w:eastAsia="fr-FR"/>
        </w:rPr>
        <w:t>FFmpeg</w:t>
      </w:r>
      <w:proofErr w:type="spellEnd"/>
      <w:r w:rsidRPr="00144AD6">
        <w:rPr>
          <w:lang w:eastAsia="fr-FR"/>
        </w:rPr>
        <w:t xml:space="preserve"> pour le transcodage et le protocole HLS pour la diffusion des flux vidéo adaptatifs.</w:t>
      </w:r>
    </w:p>
    <w:p w14:paraId="4422D069" w14:textId="77777777" w:rsidR="00144AD6" w:rsidRPr="00144AD6" w:rsidRDefault="00144AD6" w:rsidP="00144AD6">
      <w:pPr>
        <w:pStyle w:val="text"/>
        <w:rPr>
          <w:lang w:eastAsia="fr-FR"/>
        </w:rPr>
      </w:pPr>
      <w:r w:rsidRPr="00144AD6">
        <w:rPr>
          <w:lang w:eastAsia="fr-FR"/>
        </w:rPr>
        <w:t>La plateforme développée permet aux éditeurs de gérer efficacement les contenus vidéo à travers une interface intuitive, en assurant l’ajout, la modification et la gestion des métadonnées ainsi que le contrôle de leur état de publication. Elle intègre également un processus automatisé de traitement des vidéos, incluant le transcodage et la génération des flux de streaming, garantissant ainsi une lecture fluide et optimisée sur différents types de terminaux. Du côté des utilisateurs, le système offre un accès simplifié à un catalogue de vidéos, avec la possibilité de consulter les contenus via un lecteur web performant et responsive.</w:t>
      </w:r>
    </w:p>
    <w:p w14:paraId="06A225C3" w14:textId="4C7DCE47" w:rsidR="00144AD6" w:rsidRDefault="00144AD6" w:rsidP="00144AD6">
      <w:pPr>
        <w:pStyle w:val="text"/>
        <w:rPr>
          <w:lang w:eastAsia="fr-FR"/>
        </w:rPr>
      </w:pPr>
      <w:r w:rsidRPr="00144AD6">
        <w:rPr>
          <w:lang w:eastAsia="fr-FR"/>
        </w:rPr>
        <w:t>En outre, la solution propose des fonctionnalités d’analyse permettant de suivre les statistiques d’utilisation, telles que le nombre de vues, le temps de visionnage et les contenus les plus consultés. L’ensemble du système repose sur une architecture logicielle basée sur le modèle MVC, assurant une séparation claire des responsabilités et facilitant la maintenabilité ainsi que l’évolution de l’application.</w:t>
      </w:r>
    </w:p>
    <w:p w14:paraId="1348C64F" w14:textId="77777777" w:rsidR="00144AD6" w:rsidRPr="00144AD6" w:rsidRDefault="00144AD6" w:rsidP="00144AD6">
      <w:pPr>
        <w:pStyle w:val="text"/>
        <w:rPr>
          <w:lang w:eastAsia="fr-FR"/>
        </w:rPr>
      </w:pPr>
    </w:p>
    <w:p w14:paraId="158F669C" w14:textId="77777777" w:rsidR="00144AD6" w:rsidRPr="00144AD6" w:rsidRDefault="00144AD6" w:rsidP="00144AD6">
      <w:pPr>
        <w:pStyle w:val="text"/>
        <w:rPr>
          <w:lang w:eastAsia="fr-FR"/>
        </w:rPr>
      </w:pPr>
      <w:r w:rsidRPr="00144AD6">
        <w:rPr>
          <w:lang w:eastAsia="fr-FR"/>
        </w:rPr>
        <w:lastRenderedPageBreak/>
        <w:t>Ce projet s’inscrit dans une démarche globale de modernisation des outils numériques de l’Agence MAP, visant à renforcer son indépendance technologique, à améliorer la gestion de ses ressources multimédias et à optimiser la diffusion de ses contenus. Il constitue également une opportunité de mettre en œuvre des compétences techniques avancées dans un contexte réel, en apportant une solution concrète à un besoin métier.</w:t>
      </w:r>
    </w:p>
    <w:p w14:paraId="39602E10" w14:textId="77777777" w:rsidR="00144AD6" w:rsidRPr="00144AD6" w:rsidRDefault="00144AD6" w:rsidP="00144AD6">
      <w:pPr>
        <w:pStyle w:val="text"/>
        <w:rPr>
          <w:lang w:eastAsia="fr-FR"/>
        </w:rPr>
      </w:pPr>
      <w:r w:rsidRPr="00144AD6">
        <w:rPr>
          <w:lang w:eastAsia="fr-FR"/>
        </w:rPr>
        <w:t>Le présent rapport est structuré en trois parties principales. La première partie est consacrée à l’analyse des besoins et à l’étude de l’existant. La deuxième partie présente la conception et le développement de la solution, en détaillant l’architecture adoptée ainsi que les différents diagrammes UML réalisés. Enfin, la troisième partie aborde la phase de réalisation, de tests et de déploiement, tout en proposant des perspectives d’amélioration et d’évolution de la solution.</w:t>
      </w:r>
    </w:p>
    <w:p w14:paraId="0D5A2712" w14:textId="241EBC58" w:rsidR="00144AD6" w:rsidRPr="00394F2E" w:rsidRDefault="00462B26" w:rsidP="00462B26">
      <w:pPr>
        <w:pStyle w:val="text"/>
        <w:rPr>
          <w:lang w:eastAsia="fr-FR"/>
        </w:rPr>
      </w:pPr>
      <w:r w:rsidRPr="00462B26">
        <w:rPr>
          <w:lang w:eastAsia="fr-FR"/>
        </w:rPr>
        <w:t xml:space="preserve">Ce projet s’inscrit dans un cadre professionnel défini par un cahier des charges fourni par l’encadrant </w:t>
      </w:r>
      <w:r>
        <w:rPr>
          <w:lang w:eastAsia="fr-FR"/>
        </w:rPr>
        <w:t>technique</w:t>
      </w:r>
      <w:r w:rsidRPr="00462B26">
        <w:rPr>
          <w:lang w:eastAsia="fr-FR"/>
        </w:rPr>
        <w:t xml:space="preserve"> et basé sur les besoins de l’agence MAP. Ce document formalise les exigences fonctionnelles, techniques et organisationnelles de la plateforme de streaming vidéo interne. Le présent rapport constitue ainsi la mise en œuvre technique et méthodologique de ces exigences, en respectant les contraintes de performance, de sécurité et d’architecture définies.</w:t>
      </w:r>
    </w:p>
    <w:p w14:paraId="0149B0A3" w14:textId="77777777" w:rsidR="006D71A4" w:rsidRPr="00A01187" w:rsidRDefault="006D71A4" w:rsidP="006D71A4">
      <w:pPr>
        <w:pStyle w:val="BodyText"/>
        <w:rPr>
          <w:rFonts w:asciiTheme="majorBidi" w:hAnsiTheme="majorBidi" w:cstheme="majorBidi"/>
          <w:iCs/>
          <w:sz w:val="20"/>
        </w:rPr>
      </w:pPr>
    </w:p>
    <w:p w14:paraId="3007854E" w14:textId="77777777" w:rsidR="00144AD6" w:rsidRPr="00A01187" w:rsidRDefault="00144AD6" w:rsidP="006D71A4">
      <w:pPr>
        <w:pStyle w:val="BodyText"/>
        <w:rPr>
          <w:rFonts w:asciiTheme="majorBidi" w:hAnsiTheme="majorBidi" w:cstheme="majorBidi"/>
          <w:iCs/>
          <w:sz w:val="20"/>
        </w:rPr>
      </w:pPr>
    </w:p>
    <w:p w14:paraId="140850BD" w14:textId="77777777" w:rsidR="00144AD6" w:rsidRPr="00A01187" w:rsidRDefault="00144AD6" w:rsidP="006D71A4">
      <w:pPr>
        <w:pStyle w:val="BodyText"/>
        <w:rPr>
          <w:rFonts w:asciiTheme="majorBidi" w:hAnsiTheme="majorBidi" w:cstheme="majorBidi"/>
          <w:iCs/>
          <w:sz w:val="20"/>
        </w:rPr>
      </w:pPr>
    </w:p>
    <w:p w14:paraId="2181BFB4" w14:textId="77777777" w:rsidR="00144AD6" w:rsidRPr="00A01187" w:rsidRDefault="00144AD6" w:rsidP="006D71A4">
      <w:pPr>
        <w:pStyle w:val="BodyText"/>
        <w:rPr>
          <w:rFonts w:asciiTheme="majorBidi" w:hAnsiTheme="majorBidi" w:cstheme="majorBidi"/>
          <w:iCs/>
          <w:sz w:val="20"/>
        </w:rPr>
      </w:pPr>
    </w:p>
    <w:p w14:paraId="77351B7B" w14:textId="77777777" w:rsidR="00144AD6" w:rsidRPr="00A01187" w:rsidRDefault="00144AD6" w:rsidP="006D71A4">
      <w:pPr>
        <w:pStyle w:val="BodyText"/>
        <w:rPr>
          <w:rFonts w:asciiTheme="majorBidi" w:hAnsiTheme="majorBidi" w:cstheme="majorBidi"/>
          <w:iCs/>
          <w:sz w:val="20"/>
        </w:rPr>
      </w:pPr>
    </w:p>
    <w:p w14:paraId="0FA680A3" w14:textId="77777777" w:rsidR="00144AD6" w:rsidRPr="00A01187" w:rsidRDefault="00144AD6" w:rsidP="006D71A4">
      <w:pPr>
        <w:pStyle w:val="BodyText"/>
        <w:rPr>
          <w:rFonts w:asciiTheme="majorBidi" w:hAnsiTheme="majorBidi" w:cstheme="majorBidi"/>
          <w:iCs/>
          <w:sz w:val="20"/>
        </w:rPr>
      </w:pPr>
    </w:p>
    <w:p w14:paraId="2F87A485" w14:textId="77777777" w:rsidR="00144AD6" w:rsidRPr="00A01187" w:rsidRDefault="00144AD6" w:rsidP="006D71A4">
      <w:pPr>
        <w:pStyle w:val="BodyText"/>
        <w:rPr>
          <w:rFonts w:asciiTheme="majorBidi" w:hAnsiTheme="majorBidi" w:cstheme="majorBidi"/>
          <w:iCs/>
          <w:sz w:val="20"/>
        </w:rPr>
      </w:pPr>
    </w:p>
    <w:p w14:paraId="21D84EE4" w14:textId="77777777" w:rsidR="00144AD6" w:rsidRPr="00A01187" w:rsidRDefault="00144AD6" w:rsidP="006D71A4">
      <w:pPr>
        <w:pStyle w:val="BodyText"/>
        <w:rPr>
          <w:rFonts w:asciiTheme="majorBidi" w:hAnsiTheme="majorBidi" w:cstheme="majorBidi"/>
          <w:iCs/>
          <w:sz w:val="20"/>
        </w:rPr>
      </w:pPr>
    </w:p>
    <w:p w14:paraId="6BC6F029" w14:textId="77777777" w:rsidR="00144AD6" w:rsidRPr="00A01187" w:rsidRDefault="00144AD6" w:rsidP="006D71A4">
      <w:pPr>
        <w:pStyle w:val="BodyText"/>
        <w:rPr>
          <w:rFonts w:asciiTheme="majorBidi" w:hAnsiTheme="majorBidi" w:cstheme="majorBidi"/>
          <w:iCs/>
          <w:sz w:val="20"/>
        </w:rPr>
      </w:pPr>
    </w:p>
    <w:p w14:paraId="553AAC00" w14:textId="77777777" w:rsidR="00144AD6" w:rsidRPr="00A01187" w:rsidRDefault="00144AD6" w:rsidP="006D71A4">
      <w:pPr>
        <w:pStyle w:val="BodyText"/>
        <w:rPr>
          <w:rFonts w:asciiTheme="majorBidi" w:hAnsiTheme="majorBidi" w:cstheme="majorBidi"/>
          <w:iCs/>
          <w:sz w:val="20"/>
        </w:rPr>
      </w:pPr>
    </w:p>
    <w:p w14:paraId="65ED185B" w14:textId="77777777" w:rsidR="00144AD6" w:rsidRPr="00A01187" w:rsidRDefault="00144AD6" w:rsidP="006D71A4">
      <w:pPr>
        <w:pStyle w:val="BodyText"/>
        <w:rPr>
          <w:rFonts w:asciiTheme="majorBidi" w:hAnsiTheme="majorBidi" w:cstheme="majorBidi"/>
          <w:iCs/>
          <w:sz w:val="20"/>
        </w:rPr>
      </w:pPr>
    </w:p>
    <w:p w14:paraId="5D9FFB82" w14:textId="77777777" w:rsidR="00144AD6" w:rsidRPr="00A01187" w:rsidRDefault="00144AD6" w:rsidP="006D71A4">
      <w:pPr>
        <w:pStyle w:val="BodyText"/>
        <w:rPr>
          <w:rFonts w:asciiTheme="majorBidi" w:hAnsiTheme="majorBidi" w:cstheme="majorBidi"/>
          <w:iCs/>
          <w:sz w:val="20"/>
        </w:rPr>
      </w:pPr>
    </w:p>
    <w:p w14:paraId="27E6DFE0" w14:textId="77777777" w:rsidR="00144AD6" w:rsidRPr="00A01187" w:rsidRDefault="00144AD6" w:rsidP="006D71A4">
      <w:pPr>
        <w:pStyle w:val="BodyText"/>
        <w:rPr>
          <w:rFonts w:asciiTheme="majorBidi" w:hAnsiTheme="majorBidi" w:cstheme="majorBidi"/>
          <w:iCs/>
          <w:sz w:val="20"/>
        </w:rPr>
      </w:pPr>
    </w:p>
    <w:p w14:paraId="014FA41F" w14:textId="77777777" w:rsidR="00144AD6" w:rsidRPr="00A01187" w:rsidRDefault="00144AD6" w:rsidP="006D71A4">
      <w:pPr>
        <w:pStyle w:val="BodyText"/>
        <w:rPr>
          <w:rFonts w:asciiTheme="majorBidi" w:hAnsiTheme="majorBidi" w:cstheme="majorBidi"/>
          <w:iCs/>
          <w:sz w:val="20"/>
        </w:rPr>
      </w:pPr>
    </w:p>
    <w:p w14:paraId="326708BE" w14:textId="77777777" w:rsidR="00144AD6" w:rsidRPr="00A01187" w:rsidRDefault="00144AD6" w:rsidP="006D71A4">
      <w:pPr>
        <w:pStyle w:val="BodyText"/>
        <w:rPr>
          <w:rFonts w:asciiTheme="majorBidi" w:hAnsiTheme="majorBidi" w:cstheme="majorBidi"/>
          <w:iCs/>
          <w:sz w:val="20"/>
        </w:rPr>
      </w:pPr>
    </w:p>
    <w:p w14:paraId="32F6F253" w14:textId="77777777" w:rsidR="00144AD6" w:rsidRPr="00A01187" w:rsidRDefault="00144AD6" w:rsidP="006D71A4">
      <w:pPr>
        <w:pStyle w:val="BodyText"/>
        <w:rPr>
          <w:rFonts w:asciiTheme="majorBidi" w:hAnsiTheme="majorBidi" w:cstheme="majorBidi"/>
          <w:iCs/>
          <w:sz w:val="20"/>
        </w:rPr>
      </w:pPr>
    </w:p>
    <w:p w14:paraId="17B7DE16" w14:textId="77777777" w:rsidR="00144AD6" w:rsidRPr="00A01187" w:rsidRDefault="00144AD6" w:rsidP="006D71A4">
      <w:pPr>
        <w:pStyle w:val="BodyText"/>
        <w:rPr>
          <w:rFonts w:asciiTheme="majorBidi" w:hAnsiTheme="majorBidi" w:cstheme="majorBidi"/>
          <w:iCs/>
          <w:sz w:val="20"/>
        </w:rPr>
      </w:pPr>
    </w:p>
    <w:p w14:paraId="4FD80098" w14:textId="77777777" w:rsidR="00144AD6" w:rsidRPr="00A01187" w:rsidRDefault="00144AD6" w:rsidP="006D71A4">
      <w:pPr>
        <w:pStyle w:val="BodyText"/>
        <w:rPr>
          <w:rFonts w:asciiTheme="majorBidi" w:hAnsiTheme="majorBidi" w:cstheme="majorBidi"/>
          <w:iCs/>
          <w:sz w:val="20"/>
        </w:rPr>
      </w:pPr>
    </w:p>
    <w:p w14:paraId="690B934B" w14:textId="77777777" w:rsidR="00144AD6" w:rsidRPr="00A01187" w:rsidRDefault="00144AD6" w:rsidP="006D71A4">
      <w:pPr>
        <w:pStyle w:val="BodyText"/>
        <w:rPr>
          <w:rFonts w:asciiTheme="majorBidi" w:hAnsiTheme="majorBidi" w:cstheme="majorBidi"/>
          <w:iCs/>
          <w:sz w:val="20"/>
        </w:rPr>
      </w:pPr>
    </w:p>
    <w:p w14:paraId="3A7B90C8" w14:textId="77777777" w:rsidR="00144AD6" w:rsidRPr="00A01187" w:rsidRDefault="00144AD6" w:rsidP="006D71A4">
      <w:pPr>
        <w:pStyle w:val="BodyText"/>
        <w:rPr>
          <w:rFonts w:asciiTheme="majorBidi" w:hAnsiTheme="majorBidi" w:cstheme="majorBidi"/>
          <w:iCs/>
          <w:sz w:val="20"/>
        </w:rPr>
      </w:pPr>
    </w:p>
    <w:p w14:paraId="6AEE9FA2" w14:textId="77777777" w:rsidR="00144AD6" w:rsidRPr="00A01187" w:rsidRDefault="00144AD6" w:rsidP="006D71A4">
      <w:pPr>
        <w:pStyle w:val="BodyText"/>
        <w:rPr>
          <w:rFonts w:asciiTheme="majorBidi" w:hAnsiTheme="majorBidi" w:cstheme="majorBidi"/>
          <w:iCs/>
          <w:sz w:val="20"/>
        </w:rPr>
      </w:pPr>
    </w:p>
    <w:p w14:paraId="3D74FFCA" w14:textId="77777777" w:rsidR="00144AD6" w:rsidRPr="00A01187" w:rsidRDefault="00144AD6" w:rsidP="006D71A4">
      <w:pPr>
        <w:pStyle w:val="BodyText"/>
        <w:rPr>
          <w:rFonts w:asciiTheme="majorBidi" w:hAnsiTheme="majorBidi" w:cstheme="majorBidi"/>
          <w:iCs/>
          <w:sz w:val="20"/>
        </w:rPr>
      </w:pPr>
    </w:p>
    <w:p w14:paraId="3F9057E0" w14:textId="77777777" w:rsidR="00144AD6" w:rsidRPr="00A01187" w:rsidRDefault="00144AD6" w:rsidP="006D71A4">
      <w:pPr>
        <w:pStyle w:val="BodyText"/>
        <w:rPr>
          <w:rFonts w:asciiTheme="majorBidi" w:hAnsiTheme="majorBidi" w:cstheme="majorBidi"/>
          <w:iCs/>
          <w:sz w:val="20"/>
        </w:rPr>
      </w:pPr>
    </w:p>
    <w:p w14:paraId="3F4C6A33" w14:textId="77777777" w:rsidR="00144AD6" w:rsidRPr="00A01187" w:rsidRDefault="00144AD6" w:rsidP="006D71A4">
      <w:pPr>
        <w:pStyle w:val="BodyText"/>
        <w:rPr>
          <w:rFonts w:asciiTheme="majorBidi" w:hAnsiTheme="majorBidi" w:cstheme="majorBidi"/>
          <w:iCs/>
          <w:sz w:val="20"/>
        </w:rPr>
      </w:pPr>
    </w:p>
    <w:p w14:paraId="2C1AEF02" w14:textId="77777777" w:rsidR="00144AD6" w:rsidRPr="00A01187" w:rsidRDefault="00144AD6" w:rsidP="006D71A4">
      <w:pPr>
        <w:pStyle w:val="BodyText"/>
        <w:rPr>
          <w:rFonts w:asciiTheme="majorBidi" w:hAnsiTheme="majorBidi" w:cstheme="majorBidi"/>
          <w:iCs/>
          <w:sz w:val="20"/>
        </w:rPr>
      </w:pPr>
    </w:p>
    <w:p w14:paraId="347F9FDF" w14:textId="77777777" w:rsidR="00144AD6" w:rsidRPr="00A01187" w:rsidRDefault="00144AD6" w:rsidP="006D71A4">
      <w:pPr>
        <w:pStyle w:val="BodyText"/>
        <w:rPr>
          <w:rFonts w:asciiTheme="majorBidi" w:hAnsiTheme="majorBidi" w:cstheme="majorBidi"/>
          <w:iCs/>
          <w:sz w:val="20"/>
        </w:rPr>
      </w:pPr>
    </w:p>
    <w:p w14:paraId="66DF7394" w14:textId="77777777" w:rsidR="00144AD6" w:rsidRPr="00A01187" w:rsidRDefault="00144AD6" w:rsidP="006D71A4">
      <w:pPr>
        <w:pStyle w:val="BodyText"/>
        <w:rPr>
          <w:rFonts w:asciiTheme="majorBidi" w:hAnsiTheme="majorBidi" w:cstheme="majorBidi"/>
          <w:iCs/>
          <w:sz w:val="20"/>
        </w:rPr>
      </w:pPr>
    </w:p>
    <w:p w14:paraId="35F4CE53" w14:textId="77777777" w:rsidR="00144AD6" w:rsidRPr="00A01187" w:rsidRDefault="00144AD6" w:rsidP="006D71A4">
      <w:pPr>
        <w:pStyle w:val="BodyText"/>
        <w:rPr>
          <w:rFonts w:asciiTheme="majorBidi" w:hAnsiTheme="majorBidi" w:cstheme="majorBidi"/>
          <w:iCs/>
          <w:sz w:val="20"/>
        </w:rPr>
      </w:pPr>
    </w:p>
    <w:p w14:paraId="7D8FFB72" w14:textId="77777777" w:rsidR="00144AD6" w:rsidRPr="00A01187" w:rsidRDefault="00144AD6" w:rsidP="006D71A4">
      <w:pPr>
        <w:pStyle w:val="BodyText"/>
        <w:rPr>
          <w:rFonts w:asciiTheme="majorBidi" w:hAnsiTheme="majorBidi" w:cstheme="majorBidi"/>
          <w:iCs/>
          <w:sz w:val="20"/>
        </w:rPr>
      </w:pPr>
    </w:p>
    <w:p w14:paraId="11B3C85C" w14:textId="77777777" w:rsidR="00144AD6" w:rsidRPr="00A01187" w:rsidRDefault="00144AD6" w:rsidP="006D71A4">
      <w:pPr>
        <w:pStyle w:val="BodyText"/>
        <w:rPr>
          <w:rFonts w:asciiTheme="majorBidi" w:hAnsiTheme="majorBidi" w:cstheme="majorBidi"/>
          <w:iCs/>
          <w:sz w:val="20"/>
        </w:rPr>
      </w:pPr>
    </w:p>
    <w:p w14:paraId="39CD0B53" w14:textId="77777777" w:rsidR="00144AD6" w:rsidRPr="00A01187" w:rsidRDefault="00144AD6" w:rsidP="006D71A4">
      <w:pPr>
        <w:pStyle w:val="BodyText"/>
        <w:rPr>
          <w:rFonts w:asciiTheme="majorBidi" w:hAnsiTheme="majorBidi" w:cstheme="majorBidi"/>
          <w:iCs/>
          <w:sz w:val="20"/>
        </w:rPr>
      </w:pPr>
    </w:p>
    <w:p w14:paraId="2A977DFE" w14:textId="77777777" w:rsidR="00144AD6" w:rsidRPr="00A01187" w:rsidRDefault="00144AD6" w:rsidP="006D71A4">
      <w:pPr>
        <w:pStyle w:val="BodyText"/>
        <w:rPr>
          <w:rFonts w:asciiTheme="majorBidi" w:hAnsiTheme="majorBidi" w:cstheme="majorBidi"/>
          <w:iCs/>
          <w:sz w:val="20"/>
        </w:rPr>
      </w:pPr>
    </w:p>
    <w:p w14:paraId="14728923" w14:textId="77777777" w:rsidR="00144AD6" w:rsidRPr="00A01187" w:rsidRDefault="00144AD6" w:rsidP="006D71A4">
      <w:pPr>
        <w:pStyle w:val="BodyText"/>
        <w:rPr>
          <w:rFonts w:asciiTheme="majorBidi" w:hAnsiTheme="majorBidi" w:cstheme="majorBidi"/>
          <w:iCs/>
          <w:sz w:val="20"/>
        </w:rPr>
      </w:pPr>
    </w:p>
    <w:p w14:paraId="6DCB8DA7" w14:textId="77777777" w:rsidR="00144AD6" w:rsidRPr="00394F2E" w:rsidRDefault="00144AD6" w:rsidP="006D71A4">
      <w:pPr>
        <w:pStyle w:val="BodyText"/>
        <w:rPr>
          <w:rFonts w:asciiTheme="majorBidi" w:hAnsiTheme="majorBidi" w:cstheme="majorBidi"/>
          <w:i/>
          <w:sz w:val="20"/>
        </w:rPr>
      </w:pPr>
    </w:p>
    <w:p w14:paraId="030A1EDB" w14:textId="77777777" w:rsidR="006D71A4" w:rsidRPr="00394F2E" w:rsidRDefault="006D71A4" w:rsidP="006D71A4">
      <w:pPr>
        <w:pStyle w:val="BodyText"/>
        <w:rPr>
          <w:rFonts w:asciiTheme="majorBidi" w:hAnsiTheme="majorBidi" w:cstheme="majorBidi"/>
          <w:i/>
          <w:sz w:val="20"/>
        </w:rPr>
      </w:pPr>
    </w:p>
    <w:p w14:paraId="364E6F88" w14:textId="77777777" w:rsidR="006D71A4" w:rsidRPr="00394F2E" w:rsidRDefault="006D71A4" w:rsidP="006D71A4">
      <w:pPr>
        <w:pStyle w:val="BodyText"/>
        <w:rPr>
          <w:rFonts w:asciiTheme="majorBidi" w:hAnsiTheme="majorBidi" w:cstheme="majorBidi"/>
          <w:i/>
          <w:sz w:val="20"/>
        </w:rPr>
      </w:pPr>
    </w:p>
    <w:p w14:paraId="7A198DAE" w14:textId="77777777" w:rsidR="006D71A4" w:rsidRPr="00394F2E" w:rsidRDefault="006D71A4" w:rsidP="006D71A4">
      <w:pPr>
        <w:pStyle w:val="BodyText"/>
        <w:rPr>
          <w:rFonts w:asciiTheme="majorBidi" w:hAnsiTheme="majorBidi" w:cstheme="majorBidi"/>
          <w:i/>
          <w:sz w:val="20"/>
        </w:rPr>
      </w:pPr>
    </w:p>
    <w:p w14:paraId="415D3290" w14:textId="77777777" w:rsidR="006D71A4" w:rsidRPr="00394F2E" w:rsidRDefault="006D71A4" w:rsidP="006D71A4">
      <w:pPr>
        <w:pStyle w:val="BodyText"/>
        <w:rPr>
          <w:rFonts w:asciiTheme="majorBidi" w:hAnsiTheme="majorBidi" w:cstheme="majorBidi"/>
          <w:i/>
          <w:sz w:val="20"/>
        </w:rPr>
      </w:pPr>
    </w:p>
    <w:p w14:paraId="2F699CF3" w14:textId="77777777" w:rsidR="006D71A4" w:rsidRPr="00394F2E" w:rsidRDefault="006D71A4" w:rsidP="006D71A4">
      <w:pPr>
        <w:pStyle w:val="BodyText"/>
        <w:rPr>
          <w:rFonts w:asciiTheme="majorBidi" w:hAnsiTheme="majorBidi" w:cstheme="majorBidi"/>
          <w:i/>
          <w:sz w:val="20"/>
        </w:rPr>
      </w:pPr>
    </w:p>
    <w:p w14:paraId="01B6D991" w14:textId="77777777" w:rsidR="006D71A4" w:rsidRPr="00394F2E" w:rsidRDefault="006D71A4" w:rsidP="006D71A4">
      <w:pPr>
        <w:pStyle w:val="BodyText"/>
        <w:rPr>
          <w:rFonts w:asciiTheme="majorBidi" w:hAnsiTheme="majorBidi" w:cstheme="majorBidi"/>
          <w:i/>
          <w:sz w:val="20"/>
        </w:rPr>
      </w:pPr>
    </w:p>
    <w:p w14:paraId="5EC5477F" w14:textId="77777777" w:rsidR="006D71A4" w:rsidRPr="00394F2E" w:rsidRDefault="006D71A4" w:rsidP="006D71A4">
      <w:pPr>
        <w:pStyle w:val="BodyText"/>
        <w:rPr>
          <w:rFonts w:asciiTheme="majorBidi" w:hAnsiTheme="majorBidi" w:cstheme="majorBidi"/>
          <w:i/>
          <w:sz w:val="20"/>
        </w:rPr>
      </w:pPr>
    </w:p>
    <w:p w14:paraId="5154B957" w14:textId="77777777" w:rsidR="006D71A4" w:rsidRPr="00394F2E" w:rsidRDefault="006D71A4" w:rsidP="006D71A4">
      <w:pPr>
        <w:pStyle w:val="BodyText"/>
        <w:rPr>
          <w:rFonts w:asciiTheme="majorBidi" w:hAnsiTheme="majorBidi" w:cstheme="majorBidi"/>
          <w:i/>
          <w:sz w:val="20"/>
        </w:rPr>
      </w:pPr>
    </w:p>
    <w:p w14:paraId="3A572628" w14:textId="77777777" w:rsidR="006D71A4" w:rsidRPr="00394F2E" w:rsidRDefault="006D71A4" w:rsidP="006D71A4">
      <w:pPr>
        <w:pStyle w:val="BodyText"/>
        <w:rPr>
          <w:rFonts w:asciiTheme="majorBidi" w:hAnsiTheme="majorBidi" w:cstheme="majorBidi"/>
          <w:i/>
          <w:sz w:val="20"/>
        </w:rPr>
      </w:pPr>
    </w:p>
    <w:p w14:paraId="3C5FA76B" w14:textId="77777777" w:rsidR="006D71A4" w:rsidRPr="00394F2E" w:rsidRDefault="006D71A4" w:rsidP="006D71A4">
      <w:pPr>
        <w:pStyle w:val="BodyText"/>
        <w:rPr>
          <w:rFonts w:asciiTheme="majorBidi" w:hAnsiTheme="majorBidi" w:cstheme="majorBidi"/>
          <w:i/>
          <w:sz w:val="20"/>
        </w:rPr>
      </w:pPr>
    </w:p>
    <w:p w14:paraId="3CA69A60" w14:textId="77777777" w:rsidR="006D71A4" w:rsidRPr="00394F2E" w:rsidRDefault="006D71A4" w:rsidP="006D71A4">
      <w:pPr>
        <w:pStyle w:val="BodyText"/>
        <w:rPr>
          <w:rFonts w:asciiTheme="majorBidi" w:hAnsiTheme="majorBidi" w:cstheme="majorBidi"/>
          <w:i/>
          <w:sz w:val="20"/>
        </w:rPr>
      </w:pPr>
    </w:p>
    <w:p w14:paraId="5E7D1AEE" w14:textId="77777777" w:rsidR="006D71A4" w:rsidRPr="00394F2E" w:rsidRDefault="006D71A4" w:rsidP="006D71A4">
      <w:pPr>
        <w:pStyle w:val="BodyText"/>
        <w:rPr>
          <w:rFonts w:asciiTheme="majorBidi" w:hAnsiTheme="majorBidi" w:cstheme="majorBidi"/>
          <w:i/>
          <w:sz w:val="20"/>
        </w:rPr>
      </w:pPr>
    </w:p>
    <w:p w14:paraId="007F164C" w14:textId="77777777" w:rsidR="006D71A4" w:rsidRPr="00394F2E" w:rsidRDefault="006D71A4" w:rsidP="006D71A4">
      <w:pPr>
        <w:pStyle w:val="BodyText"/>
        <w:rPr>
          <w:rFonts w:asciiTheme="majorBidi" w:hAnsiTheme="majorBidi" w:cstheme="majorBidi"/>
          <w:i/>
          <w:sz w:val="20"/>
        </w:rPr>
      </w:pPr>
    </w:p>
    <w:p w14:paraId="2687226D" w14:textId="77777777" w:rsidR="006D71A4" w:rsidRPr="00394F2E" w:rsidRDefault="006D71A4" w:rsidP="006D71A4">
      <w:pPr>
        <w:pStyle w:val="BodyText"/>
        <w:rPr>
          <w:rFonts w:asciiTheme="majorBidi" w:hAnsiTheme="majorBidi" w:cstheme="majorBidi"/>
          <w:i/>
          <w:sz w:val="20"/>
        </w:rPr>
      </w:pPr>
    </w:p>
    <w:p w14:paraId="294067A6" w14:textId="77777777" w:rsidR="006D71A4" w:rsidRPr="00394F2E" w:rsidRDefault="006D71A4" w:rsidP="006D71A4">
      <w:pPr>
        <w:pStyle w:val="BodyText"/>
        <w:rPr>
          <w:rFonts w:asciiTheme="majorBidi" w:hAnsiTheme="majorBidi" w:cstheme="majorBidi"/>
          <w:i/>
          <w:sz w:val="20"/>
        </w:rPr>
      </w:pPr>
    </w:p>
    <w:p w14:paraId="26D50530" w14:textId="77777777" w:rsidR="006D71A4" w:rsidRPr="00394F2E" w:rsidRDefault="006D71A4" w:rsidP="006D71A4">
      <w:pPr>
        <w:pStyle w:val="BodyText"/>
        <w:rPr>
          <w:rFonts w:asciiTheme="majorBidi" w:hAnsiTheme="majorBidi" w:cstheme="majorBidi"/>
          <w:i/>
          <w:sz w:val="20"/>
        </w:rPr>
      </w:pPr>
    </w:p>
    <w:p w14:paraId="5534D545" w14:textId="77777777" w:rsidR="006D71A4" w:rsidRPr="00394F2E" w:rsidRDefault="006D71A4" w:rsidP="006D71A4">
      <w:pPr>
        <w:pStyle w:val="BodyText"/>
        <w:rPr>
          <w:rFonts w:asciiTheme="majorBidi" w:hAnsiTheme="majorBidi" w:cstheme="majorBidi"/>
          <w:i/>
          <w:sz w:val="20"/>
        </w:rPr>
      </w:pPr>
    </w:p>
    <w:p w14:paraId="66E69D8E" w14:textId="77777777" w:rsidR="006D71A4" w:rsidRPr="00394F2E" w:rsidRDefault="006D71A4" w:rsidP="006D71A4">
      <w:pPr>
        <w:pStyle w:val="BodyText"/>
        <w:rPr>
          <w:rFonts w:asciiTheme="majorBidi" w:hAnsiTheme="majorBidi" w:cstheme="majorBidi"/>
          <w:i/>
          <w:sz w:val="20"/>
        </w:rPr>
      </w:pPr>
    </w:p>
    <w:p w14:paraId="38373EE2" w14:textId="77777777" w:rsidR="006D71A4" w:rsidRPr="00394F2E" w:rsidRDefault="006D71A4" w:rsidP="006D71A4">
      <w:pPr>
        <w:pStyle w:val="BodyText"/>
        <w:rPr>
          <w:rFonts w:asciiTheme="majorBidi" w:hAnsiTheme="majorBidi" w:cstheme="majorBidi"/>
          <w:i/>
          <w:sz w:val="20"/>
        </w:rPr>
      </w:pPr>
    </w:p>
    <w:p w14:paraId="3A7425F7" w14:textId="77777777" w:rsidR="006D71A4" w:rsidRPr="00394F2E" w:rsidRDefault="006D71A4" w:rsidP="006D71A4">
      <w:pPr>
        <w:pStyle w:val="BodyText"/>
        <w:rPr>
          <w:rFonts w:asciiTheme="majorBidi" w:hAnsiTheme="majorBidi" w:cstheme="majorBidi"/>
          <w:i/>
          <w:sz w:val="20"/>
        </w:rPr>
      </w:pPr>
    </w:p>
    <w:p w14:paraId="14E1419C" w14:textId="77777777" w:rsidR="006D71A4" w:rsidRPr="00394F2E" w:rsidRDefault="006D71A4" w:rsidP="006D71A4">
      <w:pPr>
        <w:pStyle w:val="BodyText"/>
        <w:rPr>
          <w:rFonts w:asciiTheme="majorBidi" w:hAnsiTheme="majorBidi" w:cstheme="majorBidi"/>
          <w:i/>
          <w:sz w:val="20"/>
        </w:rPr>
      </w:pPr>
    </w:p>
    <w:p w14:paraId="209EBF16" w14:textId="77777777" w:rsidR="006D71A4" w:rsidRPr="00394F2E" w:rsidRDefault="006D71A4" w:rsidP="006D71A4">
      <w:pPr>
        <w:pStyle w:val="BodyText"/>
        <w:rPr>
          <w:rFonts w:asciiTheme="majorBidi" w:hAnsiTheme="majorBidi" w:cstheme="majorBidi"/>
          <w:i/>
          <w:sz w:val="20"/>
        </w:rPr>
      </w:pPr>
    </w:p>
    <w:p w14:paraId="0515786D" w14:textId="77777777" w:rsidR="006D71A4" w:rsidRPr="00394F2E" w:rsidRDefault="006D71A4" w:rsidP="006D71A4">
      <w:pPr>
        <w:pStyle w:val="BodyText"/>
        <w:rPr>
          <w:rFonts w:asciiTheme="majorBidi" w:hAnsiTheme="majorBidi" w:cstheme="majorBidi"/>
          <w:i/>
          <w:sz w:val="20"/>
        </w:rPr>
      </w:pPr>
    </w:p>
    <w:p w14:paraId="23B9A160" w14:textId="77777777" w:rsidR="006D71A4" w:rsidRPr="00394F2E" w:rsidRDefault="006D71A4" w:rsidP="006D71A4">
      <w:pPr>
        <w:pStyle w:val="BodyText"/>
        <w:rPr>
          <w:rFonts w:asciiTheme="majorBidi" w:hAnsiTheme="majorBidi" w:cstheme="majorBidi"/>
          <w:i/>
          <w:sz w:val="20"/>
        </w:rPr>
      </w:pPr>
    </w:p>
    <w:p w14:paraId="2370A70F" w14:textId="77777777" w:rsidR="006D71A4" w:rsidRPr="00394F2E" w:rsidRDefault="006D71A4" w:rsidP="006D71A4">
      <w:pPr>
        <w:pStyle w:val="BodyText"/>
        <w:rPr>
          <w:rFonts w:asciiTheme="majorBidi" w:hAnsiTheme="majorBidi" w:cstheme="majorBidi"/>
          <w:i/>
          <w:sz w:val="20"/>
        </w:rPr>
      </w:pPr>
    </w:p>
    <w:p w14:paraId="33C5B35B" w14:textId="77777777" w:rsidR="006D71A4" w:rsidRPr="00394F2E" w:rsidRDefault="006D71A4" w:rsidP="006D71A4">
      <w:pPr>
        <w:pStyle w:val="BodyText"/>
        <w:spacing w:before="205" w:after="1"/>
        <w:rPr>
          <w:rFonts w:asciiTheme="majorBidi" w:hAnsiTheme="majorBidi" w:cstheme="majorBidi"/>
          <w:i/>
          <w:sz w:val="20"/>
        </w:rPr>
      </w:pPr>
    </w:p>
    <w:p w14:paraId="427E79C8" w14:textId="77777777" w:rsidR="006D71A4" w:rsidRPr="00394F2E" w:rsidRDefault="006D71A4" w:rsidP="006D71A4">
      <w:pPr>
        <w:pStyle w:val="BodyText"/>
        <w:spacing w:line="43" w:lineRule="exact"/>
        <w:ind w:left="962"/>
        <w:rPr>
          <w:rFonts w:asciiTheme="majorBidi" w:hAnsiTheme="majorBidi" w:cstheme="majorBidi"/>
          <w:sz w:val="4"/>
        </w:rPr>
      </w:pPr>
      <w:r w:rsidRPr="00394F2E">
        <w:rPr>
          <w:rFonts w:asciiTheme="majorBidi" w:hAnsiTheme="majorBidi" w:cstheme="majorBidi"/>
          <w:noProof/>
          <w:sz w:val="4"/>
        </w:rPr>
        <mc:AlternateContent>
          <mc:Choice Requires="wpg">
            <w:drawing>
              <wp:inline distT="0" distB="0" distL="0" distR="0" wp14:anchorId="3A323D64" wp14:editId="346A0709">
                <wp:extent cx="5798185" cy="2794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11"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436FBFE4"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" path="m5798184,l,,,27432r5798184,l5798184,xe" fillcolor="black" stroked="f">
                  <v:path arrowok="t"/>
                </v:shape>
                <w10:anchorlock/>
              </v:group>
            </w:pict>
          </mc:Fallback>
        </mc:AlternateContent>
      </w:r>
    </w:p>
    <w:p w14:paraId="0912D1B0" w14:textId="50697509" w:rsidR="006D71A4" w:rsidRPr="00394F2E" w:rsidRDefault="006D71A4" w:rsidP="001B543F">
      <w:pPr>
        <w:pStyle w:val="Heading1"/>
        <w:jc w:val="center"/>
        <w:rPr>
          <w:rFonts w:asciiTheme="majorBidi" w:hAnsiTheme="majorBidi"/>
          <w:b/>
          <w:bCs/>
        </w:rPr>
      </w:pPr>
      <w:bookmarkStart w:id="16" w:name="_bookmark7"/>
      <w:bookmarkStart w:id="17" w:name="_Toc232736087"/>
      <w:bookmarkEnd w:id="16"/>
      <w:r w:rsidRPr="00394F2E">
        <w:rPr>
          <w:rFonts w:asciiTheme="majorBidi" w:hAnsiTheme="majorBidi"/>
          <w:b/>
          <w:bCs/>
        </w:rPr>
        <w:t>CHAPITRE</w:t>
      </w:r>
      <w:r w:rsidRPr="00394F2E">
        <w:rPr>
          <w:rFonts w:asciiTheme="majorBidi" w:hAnsiTheme="majorBidi"/>
          <w:b/>
          <w:bCs/>
          <w:spacing w:val="-1"/>
        </w:rPr>
        <w:t xml:space="preserve"> </w:t>
      </w:r>
      <w:r w:rsidRPr="00394F2E">
        <w:rPr>
          <w:rFonts w:asciiTheme="majorBidi" w:hAnsiTheme="majorBidi"/>
          <w:b/>
          <w:bCs/>
        </w:rPr>
        <w:t xml:space="preserve">1 : </w:t>
      </w:r>
      <w:r w:rsidR="001B543F" w:rsidRPr="00394F2E">
        <w:rPr>
          <w:rFonts w:asciiTheme="majorBidi" w:hAnsiTheme="majorBidi"/>
          <w:b/>
          <w:bCs/>
        </w:rPr>
        <w:t xml:space="preserve">Cadre </w:t>
      </w:r>
      <w:r w:rsidR="0053613C">
        <w:rPr>
          <w:rFonts w:asciiTheme="majorBidi" w:hAnsiTheme="majorBidi"/>
          <w:b/>
          <w:bCs/>
        </w:rPr>
        <w:t>g</w:t>
      </w:r>
      <w:r w:rsidR="001B543F" w:rsidRPr="00394F2E">
        <w:rPr>
          <w:rFonts w:asciiTheme="majorBidi" w:hAnsiTheme="majorBidi"/>
          <w:b/>
          <w:bCs/>
        </w:rPr>
        <w:t xml:space="preserve">énéral de </w:t>
      </w:r>
      <w:r w:rsidR="0053613C">
        <w:rPr>
          <w:rFonts w:asciiTheme="majorBidi" w:hAnsiTheme="majorBidi"/>
          <w:b/>
          <w:bCs/>
        </w:rPr>
        <w:t>l</w:t>
      </w:r>
      <w:r w:rsidR="001B543F" w:rsidRPr="00394F2E">
        <w:rPr>
          <w:rFonts w:asciiTheme="majorBidi" w:hAnsiTheme="majorBidi"/>
          <w:b/>
          <w:bCs/>
        </w:rPr>
        <w:t>’étude</w:t>
      </w:r>
      <w:bookmarkEnd w:id="17"/>
    </w:p>
    <w:p w14:paraId="32031339" w14:textId="77777777" w:rsidR="006D71A4" w:rsidRPr="00394F2E" w:rsidRDefault="006D71A4" w:rsidP="006D71A4">
      <w:pPr>
        <w:pStyle w:val="BodyText"/>
        <w:spacing w:before="144"/>
        <w:rPr>
          <w:rFonts w:asciiTheme="majorBidi" w:hAnsiTheme="majorBidi" w:cstheme="majorBidi"/>
          <w:b/>
          <w:sz w:val="40"/>
        </w:rPr>
      </w:pPr>
      <w:r w:rsidRPr="00394F2E">
        <w:rPr>
          <w:rFonts w:asciiTheme="majorBidi" w:hAnsiTheme="majorBidi" w:cstheme="majorBidi"/>
          <w:b/>
          <w:noProof/>
          <w:sz w:val="20"/>
        </w:rPr>
        <mc:AlternateContent>
          <mc:Choice Requires="wps">
            <w:drawing>
              <wp:anchor distT="0" distB="0" distL="0" distR="0" simplePos="0" relativeHeight="251662336" behindDoc="1" locked="0" layoutInCell="1" allowOverlap="1" wp14:anchorId="629CB8B6" wp14:editId="31671328">
                <wp:simplePos x="0" y="0"/>
                <wp:positionH relativeFrom="page">
                  <wp:posOffset>881176</wp:posOffset>
                </wp:positionH>
                <wp:positionV relativeFrom="paragraph">
                  <wp:posOffset>252759</wp:posOffset>
                </wp:positionV>
                <wp:extent cx="5798185" cy="2794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004F0DE" id="Graphic 12" o:spid="_x0000_s1026" style="position:absolute;margin-left:69.4pt;margin-top:19.9pt;width:456.55pt;height:2.2pt;z-index:-251654144;visibility:visible;mso-wrap-style:square;mso-wrap-distance-left:0;mso-wrap-distance-top:0;mso-wrap-distance-right:0;mso-wrap-distance-bottom:0;mso-position-horizontal:absolute;mso-position-horizontal-relative:page;mso-position-vertical:absolute;mso-position-vertical-relative:text;v-text-anchor:top" coordsize="579818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" path="m5798184,l,,,27432r5798184,l5798184,xe" fillcolor="black" stroked="f">
                <v:path arrowok="t"/>
                <w10:wrap type="topAndBottom" anchorx="page"/>
              </v:shape>
            </w:pict>
          </mc:Fallback>
        </mc:AlternateContent>
      </w:r>
    </w:p>
    <w:p w14:paraId="3B0533B8" w14:textId="77777777" w:rsidR="006D71A4" w:rsidRPr="00394F2E" w:rsidRDefault="006D71A4" w:rsidP="006D71A4">
      <w:pPr>
        <w:rPr>
          <w:rFonts w:asciiTheme="majorBidi" w:hAnsiTheme="majorBidi" w:cstheme="majorBidi"/>
          <w:b/>
          <w:sz w:val="40"/>
        </w:rPr>
      </w:pPr>
      <w:r w:rsidRPr="00394F2E">
        <w:rPr>
          <w:rFonts w:asciiTheme="majorBidi" w:hAnsiTheme="majorBidi" w:cstheme="majorBidi"/>
          <w:b/>
          <w:sz w:val="40"/>
        </w:rPr>
        <w:br w:type="page"/>
      </w:r>
    </w:p>
    <w:p w14:paraId="519DF4A8" w14:textId="77777777" w:rsidR="006D71A4" w:rsidRPr="00394F2E" w:rsidRDefault="006D71A4" w:rsidP="006D71A4">
      <w:pPr>
        <w:pStyle w:val="BodyText"/>
        <w:spacing w:before="144"/>
        <w:rPr>
          <w:rFonts w:asciiTheme="majorBidi" w:hAnsiTheme="majorBidi" w:cstheme="majorBidi"/>
          <w:b/>
          <w:sz w:val="40"/>
        </w:rPr>
        <w:sectPr w:rsidR="006D71A4" w:rsidRPr="00394F2E" w:rsidSect="006D71A4">
          <w:footerReference w:type="default" r:id="rId23"/>
          <w:pgSz w:w="11910" w:h="16840"/>
          <w:pgMar w:top="880" w:right="283" w:bottom="1200" w:left="425" w:header="261" w:footer="1000" w:gutter="0"/>
          <w:pgNumType w:start="2"/>
          <w:cols w:space="720"/>
          <w:docGrid w:linePitch="299"/>
        </w:sectPr>
      </w:pPr>
    </w:p>
    <w:p w14:paraId="33BFB091" w14:textId="77777777" w:rsidR="006D71A4" w:rsidRPr="00394F2E" w:rsidRDefault="006D71A4" w:rsidP="006D71A4">
      <w:pPr>
        <w:pStyle w:val="BodyText"/>
        <w:spacing w:before="144"/>
        <w:rPr>
          <w:rFonts w:asciiTheme="majorBidi" w:hAnsiTheme="majorBidi" w:cstheme="majorBidi"/>
          <w:b/>
          <w:sz w:val="40"/>
        </w:rPr>
      </w:pPr>
      <w:bookmarkStart w:id="18" w:name="_Hlk229422084"/>
    </w:p>
    <w:p w14:paraId="5BE574DA" w14:textId="77777777" w:rsidR="006D71A4" w:rsidRPr="00394F2E" w:rsidRDefault="006D71A4" w:rsidP="008E1D98">
      <w:pPr>
        <w:pStyle w:val="Heading2"/>
        <w:keepNext w:val="0"/>
        <w:keepLines w:val="0"/>
        <w:widowControl w:val="0"/>
        <w:autoSpaceDE w:val="0"/>
        <w:autoSpaceDN w:val="0"/>
        <w:spacing w:before="0" w:after="0" w:line="240" w:lineRule="auto"/>
        <w:ind w:left="1066" w:right="1207"/>
        <w:jc w:val="center"/>
        <w:rPr>
          <w:rFonts w:asciiTheme="majorBidi" w:eastAsia="Times New Roman" w:hAnsiTheme="majorBidi"/>
          <w:b/>
          <w:bCs/>
          <w:color w:val="auto"/>
          <w:sz w:val="28"/>
          <w:szCs w:val="28"/>
        </w:rPr>
      </w:pPr>
      <w:bookmarkStart w:id="19" w:name="_Toc232736088"/>
      <w:r w:rsidRPr="00394F2E">
        <w:rPr>
          <w:rFonts w:asciiTheme="majorBidi" w:eastAsia="Times New Roman" w:hAnsiTheme="majorBidi"/>
          <w:b/>
          <w:bCs/>
          <w:color w:val="auto"/>
          <w:sz w:val="28"/>
          <w:szCs w:val="28"/>
        </w:rPr>
        <w:t>Introduction</w:t>
      </w:r>
      <w:bookmarkEnd w:id="19"/>
    </w:p>
    <w:p w14:paraId="0CC0C8A8" w14:textId="77777777" w:rsidR="006D71A4" w:rsidRPr="00394F2E" w:rsidRDefault="006D71A4" w:rsidP="00C126D6">
      <w:pPr>
        <w:rPr>
          <w:rFonts w:asciiTheme="majorBidi" w:hAnsiTheme="majorBidi"/>
        </w:rPr>
      </w:pPr>
    </w:p>
    <w:p w14:paraId="5ADE995D" w14:textId="77777777" w:rsidR="006D71A4" w:rsidRPr="00394F2E" w:rsidRDefault="006D71A4" w:rsidP="006D71A4">
      <w:pPr>
        <w:pStyle w:val="text"/>
        <w:rPr>
          <w:lang w:eastAsia="fr-FR"/>
        </w:rPr>
      </w:pPr>
      <w:r w:rsidRPr="00394F2E">
        <w:rPr>
          <w:lang w:eastAsia="fr-FR"/>
        </w:rPr>
        <w:t>Le présent chapitre a pour objectif de situer le projet dans son environnement organisationnel et contextuel. Il présente, dans une première partie, l’organisme d’accueil ainsi que l’établissement de formation. La seconde partie est consacrée à la présentation du contexte du projet et à l’identification de la problématique. Enfin, la dernière partie porte sur l’analyse de l’existant ainsi que la définition des besoins fonctionnels et non fonctionnels du système à concevoir.</w:t>
      </w:r>
    </w:p>
    <w:p w14:paraId="24C7CC3F" w14:textId="77777777" w:rsidR="001D2AE0" w:rsidRPr="00394F2E" w:rsidRDefault="001D2AE0" w:rsidP="006D71A4">
      <w:pPr>
        <w:pStyle w:val="text"/>
        <w:rPr>
          <w:lang w:eastAsia="fr-FR"/>
        </w:rPr>
      </w:pPr>
    </w:p>
    <w:p w14:paraId="4836C658" w14:textId="498DA79A" w:rsidR="006D71A4" w:rsidRPr="00394F2E" w:rsidRDefault="001D2AE0" w:rsidP="00114965">
      <w:pPr>
        <w:pStyle w:val="Heading3"/>
        <w:numPr>
          <w:ilvl w:val="0"/>
          <w:numId w:val="8"/>
        </w:numPr>
        <w:rPr>
          <w:rFonts w:asciiTheme="majorBidi" w:hAnsiTheme="majorBidi"/>
        </w:rPr>
      </w:pPr>
      <w:bookmarkStart w:id="20" w:name="_Toc201168274"/>
      <w:bookmarkStart w:id="21" w:name="_Toc232736089"/>
      <w:r w:rsidRPr="00394F2E">
        <w:rPr>
          <w:rFonts w:asciiTheme="majorBidi" w:hAnsiTheme="majorBidi"/>
        </w:rPr>
        <w:t>Organisme d’accueil</w:t>
      </w:r>
      <w:bookmarkStart w:id="22" w:name="_bookmark8"/>
      <w:bookmarkEnd w:id="20"/>
      <w:bookmarkEnd w:id="21"/>
      <w:bookmarkEnd w:id="22"/>
    </w:p>
    <w:p w14:paraId="3B0E5B80" w14:textId="77777777" w:rsidR="001D2AE0" w:rsidRPr="00394F2E" w:rsidRDefault="001D2AE0" w:rsidP="001D2AE0">
      <w:pPr>
        <w:rPr>
          <w:rFonts w:asciiTheme="majorBidi" w:hAnsiTheme="majorBidi" w:cstheme="majorBidi"/>
        </w:rPr>
      </w:pPr>
    </w:p>
    <w:p w14:paraId="7863F3C2" w14:textId="77777777" w:rsidR="006D71A4" w:rsidRPr="00394F2E" w:rsidRDefault="006D71A4" w:rsidP="00114965">
      <w:pPr>
        <w:pStyle w:val="Heading4"/>
        <w:numPr>
          <w:ilvl w:val="0"/>
          <w:numId w:val="9"/>
        </w:numPr>
        <w:rPr>
          <w:rFonts w:asciiTheme="majorBidi" w:hAnsiTheme="majorBidi"/>
          <w:i w:val="0"/>
          <w:iCs w:val="0"/>
          <w:sz w:val="24"/>
          <w:szCs w:val="24"/>
        </w:rPr>
      </w:pPr>
      <w:bookmarkStart w:id="23" w:name="_bookmark9"/>
      <w:bookmarkStart w:id="24" w:name="_Toc232736090"/>
      <w:bookmarkEnd w:id="23"/>
      <w:r w:rsidRPr="00394F2E">
        <w:rPr>
          <w:rFonts w:asciiTheme="majorBidi" w:hAnsiTheme="majorBidi"/>
          <w:i w:val="0"/>
          <w:iCs w:val="0"/>
          <w:sz w:val="24"/>
          <w:szCs w:val="24"/>
        </w:rPr>
        <w:t>Présentation</w:t>
      </w:r>
      <w:r w:rsidRPr="00394F2E">
        <w:rPr>
          <w:rFonts w:asciiTheme="majorBidi" w:hAnsiTheme="majorBidi"/>
          <w:i w:val="0"/>
          <w:iCs w:val="0"/>
          <w:spacing w:val="-8"/>
          <w:sz w:val="24"/>
          <w:szCs w:val="24"/>
        </w:rPr>
        <w:t xml:space="preserve"> </w:t>
      </w:r>
      <w:r w:rsidRPr="00394F2E">
        <w:rPr>
          <w:rFonts w:asciiTheme="majorBidi" w:hAnsiTheme="majorBidi"/>
          <w:i w:val="0"/>
          <w:iCs w:val="0"/>
          <w:sz w:val="24"/>
          <w:szCs w:val="24"/>
        </w:rPr>
        <w:t>de</w:t>
      </w:r>
      <w:r w:rsidRPr="00394F2E">
        <w:rPr>
          <w:rFonts w:asciiTheme="majorBidi" w:hAnsiTheme="majorBidi"/>
          <w:i w:val="0"/>
          <w:iCs w:val="0"/>
          <w:spacing w:val="-4"/>
          <w:sz w:val="24"/>
          <w:szCs w:val="24"/>
        </w:rPr>
        <w:t xml:space="preserve"> MAP</w:t>
      </w:r>
      <w:bookmarkEnd w:id="24"/>
    </w:p>
    <w:p w14:paraId="2D8B58DB" w14:textId="77777777" w:rsidR="006D71A4" w:rsidRPr="00394F2E" w:rsidRDefault="006D71A4" w:rsidP="006D71A4">
      <w:pPr>
        <w:pStyle w:val="BodyText"/>
        <w:rPr>
          <w:rFonts w:asciiTheme="majorBidi" w:hAnsiTheme="majorBidi" w:cstheme="majorBidi"/>
          <w:sz w:val="20"/>
        </w:rPr>
      </w:pPr>
    </w:p>
    <w:p w14:paraId="55DC9B4E" w14:textId="77777777" w:rsidR="006D71A4" w:rsidRPr="00394F2E" w:rsidRDefault="006D71A4" w:rsidP="006D71A4">
      <w:pPr>
        <w:pStyle w:val="BodyText"/>
        <w:rPr>
          <w:rFonts w:asciiTheme="majorBidi" w:hAnsiTheme="majorBidi" w:cstheme="majorBidi"/>
          <w:sz w:val="20"/>
        </w:rPr>
      </w:pPr>
      <w:r w:rsidRPr="00394F2E">
        <w:rPr>
          <w:rFonts w:asciiTheme="majorBidi" w:hAnsiTheme="majorBidi" w:cstheme="majorBidi"/>
          <w:noProof/>
        </w:rPr>
        <mc:AlternateContent>
          <mc:Choice Requires="wps">
            <w:drawing>
              <wp:anchor distT="0" distB="0" distL="114300" distR="114300" simplePos="0" relativeHeight="251665408" behindDoc="0" locked="0" layoutInCell="1" allowOverlap="1" wp14:anchorId="5A56B4BB" wp14:editId="08846F58">
                <wp:simplePos x="0" y="0"/>
                <wp:positionH relativeFrom="column">
                  <wp:posOffset>2517775</wp:posOffset>
                </wp:positionH>
                <wp:positionV relativeFrom="paragraph">
                  <wp:posOffset>1405890</wp:posOffset>
                </wp:positionV>
                <wp:extent cx="2470150" cy="635"/>
                <wp:effectExtent l="0" t="0" r="6350" b="8255"/>
                <wp:wrapTopAndBottom/>
                <wp:docPr id="83214472" name="Zone de texte 1"/>
                <wp:cNvGraphicFramePr/>
                <a:graphic xmlns:a="http://schemas.openxmlformats.org/drawingml/2006/main">
                  <a:graphicData uri="http://schemas.microsoft.com/office/word/2010/wordprocessingShape">
                    <wps:wsp>
                      <wps:cNvSpPr txBox="1"/>
                      <wps:spPr>
                        <a:xfrm>
                          <a:off x="0" y="0"/>
                          <a:ext cx="2470150" cy="635"/>
                        </a:xfrm>
                        <a:prstGeom prst="rect">
                          <a:avLst/>
                        </a:prstGeom>
                        <a:solidFill>
                          <a:prstClr val="white"/>
                        </a:solidFill>
                        <a:ln>
                          <a:noFill/>
                        </a:ln>
                      </wps:spPr>
                      <wps:txbx>
                        <w:txbxContent>
                          <w:p w14:paraId="7A229F5B" w14:textId="77777777" w:rsidR="006D71A4" w:rsidRPr="00394F2E" w:rsidRDefault="006D71A4" w:rsidP="006D71A4">
                            <w:pPr>
                              <w:pStyle w:val="Caption"/>
                              <w:rPr>
                                <w:rFonts w:asciiTheme="majorBidi" w:hAnsiTheme="majorBidi" w:cstheme="majorBidi"/>
                                <w:i w:val="0"/>
                                <w:iCs w:val="0"/>
                                <w:noProof/>
                                <w:sz w:val="20"/>
                              </w:rPr>
                            </w:pPr>
                            <w:bookmarkStart w:id="25" w:name="_Toc200441018"/>
                            <w:bookmarkStart w:id="26" w:name="_Toc201173501"/>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1</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 xml:space="preserve">: LOGO DE LA </w:t>
                            </w:r>
                            <w:bookmarkEnd w:id="25"/>
                            <w:bookmarkEnd w:id="26"/>
                            <w:r w:rsidRPr="00394F2E">
                              <w:rPr>
                                <w:rFonts w:asciiTheme="majorBidi" w:hAnsiTheme="majorBidi" w:cstheme="majorBidi"/>
                                <w:i w:val="0"/>
                                <w:iCs w:val="0"/>
                              </w:rPr>
                              <w:t>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56B4BB" id="Zone de texte 1" o:spid="_x0000_s1027" type="#_x0000_t202" style="position:absolute;left:0;text-align:left;margin-left:198.25pt;margin-top:110.7pt;width:194.5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" stroked="f">
                <v:textbox style="mso-fit-shape-to-text:t" inset="0,0,0,0">
                  <w:txbxContent>
                    <w:p w14:paraId="7A229F5B" w14:textId="77777777" w:rsidR="006D71A4" w:rsidRPr="00394F2E" w:rsidRDefault="006D71A4" w:rsidP="006D71A4">
                      <w:pPr>
                        <w:pStyle w:val="Caption"/>
                        <w:rPr>
                          <w:rFonts w:asciiTheme="majorBidi" w:hAnsiTheme="majorBidi" w:cstheme="majorBidi"/>
                          <w:i w:val="0"/>
                          <w:iCs w:val="0"/>
                          <w:noProof/>
                          <w:sz w:val="20"/>
                        </w:rPr>
                      </w:pPr>
                      <w:bookmarkStart w:id="27" w:name="_Toc200441018"/>
                      <w:bookmarkStart w:id="28" w:name="_Toc201173501"/>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1</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 xml:space="preserve">: LOGO DE LA </w:t>
                      </w:r>
                      <w:bookmarkEnd w:id="27"/>
                      <w:bookmarkEnd w:id="28"/>
                      <w:r w:rsidRPr="00394F2E">
                        <w:rPr>
                          <w:rFonts w:asciiTheme="majorBidi" w:hAnsiTheme="majorBidi" w:cstheme="majorBidi"/>
                          <w:i w:val="0"/>
                          <w:iCs w:val="0"/>
                        </w:rPr>
                        <w:t>MAP</w:t>
                      </w:r>
                    </w:p>
                  </w:txbxContent>
                </v:textbox>
                <w10:wrap type="topAndBottom"/>
              </v:shape>
            </w:pict>
          </mc:Fallback>
        </mc:AlternateContent>
      </w:r>
      <w:r w:rsidRPr="00394F2E">
        <w:rPr>
          <w:rFonts w:asciiTheme="majorBidi" w:hAnsiTheme="majorBidi" w:cstheme="majorBidi"/>
          <w:noProof/>
          <w:sz w:val="20"/>
        </w:rPr>
        <w:drawing>
          <wp:anchor distT="0" distB="0" distL="0" distR="0" simplePos="0" relativeHeight="251663360" behindDoc="1" locked="0" layoutInCell="1" allowOverlap="1" wp14:anchorId="470C34FD" wp14:editId="3A59B3AA">
            <wp:simplePos x="0" y="0"/>
            <wp:positionH relativeFrom="page">
              <wp:posOffset>2978150</wp:posOffset>
            </wp:positionH>
            <wp:positionV relativeFrom="paragraph">
              <wp:posOffset>292735</wp:posOffset>
            </wp:positionV>
            <wp:extent cx="1720850" cy="101028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a:extLst>
                        <a:ext uri="{28A0092B-C50C-407E-A947-70E740481C1C}">
                          <a14:useLocalDpi xmlns:a14="http://schemas.microsoft.com/office/drawing/2010/main" val="0"/>
                        </a:ext>
                      </a:extLst>
                    </a:blip>
                    <a:stretch>
                      <a:fillRect/>
                    </a:stretch>
                  </pic:blipFill>
                  <pic:spPr>
                    <a:xfrm>
                      <a:off x="0" y="0"/>
                      <a:ext cx="1720850" cy="1010285"/>
                    </a:xfrm>
                    <a:prstGeom prst="rect">
                      <a:avLst/>
                    </a:prstGeom>
                  </pic:spPr>
                </pic:pic>
              </a:graphicData>
            </a:graphic>
            <wp14:sizeRelH relativeFrom="margin">
              <wp14:pctWidth>0</wp14:pctWidth>
            </wp14:sizeRelH>
            <wp14:sizeRelV relativeFrom="margin">
              <wp14:pctHeight>0</wp14:pctHeight>
            </wp14:sizeRelV>
          </wp:anchor>
        </w:drawing>
      </w:r>
    </w:p>
    <w:p w14:paraId="0B3EDFB3" w14:textId="77777777" w:rsidR="006D71A4" w:rsidRPr="00394F2E" w:rsidRDefault="006D71A4" w:rsidP="006D71A4">
      <w:pPr>
        <w:pStyle w:val="BodyText"/>
        <w:spacing w:before="86"/>
        <w:rPr>
          <w:rFonts w:asciiTheme="majorBidi" w:hAnsiTheme="majorBidi" w:cstheme="majorBidi"/>
          <w:sz w:val="20"/>
        </w:rPr>
      </w:pPr>
    </w:p>
    <w:p w14:paraId="061879C6" w14:textId="77777777" w:rsidR="006D71A4" w:rsidRPr="00394F2E" w:rsidRDefault="006D71A4" w:rsidP="006D71A4">
      <w:pPr>
        <w:pStyle w:val="BodyText"/>
        <w:spacing w:before="10"/>
        <w:rPr>
          <w:rFonts w:asciiTheme="majorBidi" w:hAnsiTheme="majorBidi" w:cstheme="majorBidi"/>
          <w:sz w:val="18"/>
        </w:rPr>
      </w:pPr>
    </w:p>
    <w:p w14:paraId="740446B1" w14:textId="77777777" w:rsidR="006D71A4" w:rsidRPr="00394F2E" w:rsidRDefault="006D71A4" w:rsidP="006D71A4">
      <w:pPr>
        <w:pStyle w:val="BodyText"/>
        <w:spacing w:before="15"/>
        <w:rPr>
          <w:rFonts w:asciiTheme="majorBidi" w:hAnsiTheme="majorBidi" w:cstheme="majorBidi"/>
          <w:b/>
        </w:rPr>
      </w:pPr>
      <w:bookmarkStart w:id="29" w:name="_bookmark10"/>
      <w:bookmarkEnd w:id="29"/>
    </w:p>
    <w:p w14:paraId="6318E31E" w14:textId="77777777" w:rsidR="006D71A4" w:rsidRPr="00394F2E" w:rsidRDefault="006D71A4" w:rsidP="006D71A4">
      <w:pPr>
        <w:pStyle w:val="text"/>
      </w:pPr>
      <w:r w:rsidRPr="00394F2E">
        <w:t>L’Agence Maghreb Arabe Presse (MAP) est l’agence officielle d’information du Royaume du Maroc. Fondée en 1959, elle assure la collecte, le traitement et la diffusion de l’information à l’échelle nationale et internationale. Elle couvre un large éventail de domaines, notamment politique, économique, culturel et sportif.</w:t>
      </w:r>
    </w:p>
    <w:p w14:paraId="4CCDE89D" w14:textId="77777777" w:rsidR="006D71A4" w:rsidRPr="00394F2E" w:rsidRDefault="006D71A4" w:rsidP="006D71A4">
      <w:pPr>
        <w:pStyle w:val="text"/>
      </w:pPr>
      <w:r w:rsidRPr="00394F2E">
        <w:t>Dans un environnement marqué par une transformation numérique continue, la MAP a progressivement intégré des technologies modernes afin d’améliorer ses processus de production et de diffusion de l’information. L’intégration des contenus audiovisuels, en particulier la vidéo, constitue aujourd’hui un axe stratégique de développement, nécessitant des solutions techniques adaptées pour leur gestion et leur diffusion.</w:t>
      </w:r>
    </w:p>
    <w:p w14:paraId="481F84F8" w14:textId="46D58393" w:rsidR="006D71A4" w:rsidRPr="00394F2E" w:rsidRDefault="006D71A4" w:rsidP="00394F2E">
      <w:pPr>
        <w:pStyle w:val="BodyText"/>
        <w:keepNext/>
        <w:ind w:left="1252"/>
        <w:rPr>
          <w:rFonts w:asciiTheme="majorBidi" w:hAnsiTheme="majorBidi" w:cstheme="majorBidi"/>
        </w:rPr>
      </w:pPr>
      <w:r w:rsidRPr="00394F2E">
        <w:rPr>
          <w:rFonts w:asciiTheme="majorBidi" w:hAnsiTheme="majorBidi" w:cstheme="majorBidi"/>
          <w:noProof/>
          <w:sz w:val="20"/>
        </w:rPr>
        <w:lastRenderedPageBreak/>
        <w:drawing>
          <wp:inline distT="0" distB="0" distL="0" distR="0" wp14:anchorId="1E4E4DDD" wp14:editId="43203D1E">
            <wp:extent cx="5307603" cy="2552700"/>
            <wp:effectExtent l="0" t="0" r="7620" b="0"/>
            <wp:docPr id="14702115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11574" name=""/>
                    <pic:cNvPicPr/>
                  </pic:nvPicPr>
                  <pic:blipFill>
                    <a:blip r:embed="rId24"/>
                    <a:stretch>
                      <a:fillRect/>
                    </a:stretch>
                  </pic:blipFill>
                  <pic:spPr>
                    <a:xfrm>
                      <a:off x="0" y="0"/>
                      <a:ext cx="5341818" cy="2569156"/>
                    </a:xfrm>
                    <a:prstGeom prst="rect">
                      <a:avLst/>
                    </a:prstGeom>
                  </pic:spPr>
                </pic:pic>
              </a:graphicData>
            </a:graphic>
          </wp:inline>
        </w:drawing>
      </w:r>
      <w:r w:rsidRPr="00394F2E">
        <w:rPr>
          <w:rFonts w:asciiTheme="majorBidi" w:hAnsiTheme="majorBidi" w:cstheme="majorBidi"/>
          <w:noProof/>
          <w:sz w:val="20"/>
        </w:rPr>
        <w:t xml:space="preserve"> </w:t>
      </w:r>
    </w:p>
    <w:p w14:paraId="7C3CF59B" w14:textId="77777777" w:rsidR="006D71A4" w:rsidRPr="00394F2E" w:rsidRDefault="006D71A4" w:rsidP="006D71A4">
      <w:pPr>
        <w:pStyle w:val="Caption"/>
        <w:jc w:val="center"/>
        <w:rPr>
          <w:rFonts w:asciiTheme="majorBidi" w:hAnsiTheme="majorBidi" w:cstheme="majorBidi"/>
          <w:i w:val="0"/>
          <w:iCs w:val="0"/>
          <w:sz w:val="20"/>
        </w:rPr>
      </w:pPr>
      <w:bookmarkStart w:id="30" w:name="_Toc201173502"/>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2</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 xml:space="preserve">: PARTENAIRES DE LA </w:t>
      </w:r>
      <w:bookmarkEnd w:id="30"/>
      <w:r w:rsidRPr="00394F2E">
        <w:rPr>
          <w:rFonts w:asciiTheme="majorBidi" w:hAnsiTheme="majorBidi" w:cstheme="majorBidi"/>
          <w:i w:val="0"/>
          <w:iCs w:val="0"/>
        </w:rPr>
        <w:t>MAP</w:t>
      </w:r>
    </w:p>
    <w:p w14:paraId="49A74181" w14:textId="77777777" w:rsidR="006D71A4" w:rsidRPr="00394F2E" w:rsidRDefault="006D71A4" w:rsidP="006D71A4">
      <w:pPr>
        <w:pStyle w:val="BodyText"/>
        <w:spacing w:before="203"/>
        <w:rPr>
          <w:rFonts w:asciiTheme="majorBidi" w:hAnsiTheme="majorBidi" w:cstheme="majorBidi"/>
          <w:b/>
          <w:sz w:val="18"/>
        </w:rPr>
      </w:pPr>
      <w:bookmarkStart w:id="31" w:name="_bookmark11"/>
      <w:bookmarkEnd w:id="31"/>
    </w:p>
    <w:p w14:paraId="3088D7FE" w14:textId="77777777" w:rsidR="006D71A4" w:rsidRPr="00394F2E" w:rsidRDefault="006D71A4" w:rsidP="006D71A4">
      <w:pPr>
        <w:pStyle w:val="BodyText"/>
        <w:spacing w:before="52" w:line="360" w:lineRule="auto"/>
        <w:rPr>
          <w:rFonts w:asciiTheme="majorBidi" w:hAnsiTheme="majorBidi" w:cstheme="majorBidi"/>
        </w:rPr>
      </w:pPr>
      <w:r w:rsidRPr="00394F2E">
        <w:rPr>
          <w:rFonts w:asciiTheme="majorBidi" w:hAnsiTheme="majorBidi" w:cstheme="majorBidi"/>
        </w:rPr>
        <w:t xml:space="preserve">• </w:t>
      </w:r>
      <w:r w:rsidRPr="00394F2E">
        <w:rPr>
          <w:rFonts w:asciiTheme="majorBidi" w:hAnsiTheme="majorBidi" w:cstheme="majorBidi"/>
          <w:b/>
          <w:bCs/>
        </w:rPr>
        <w:t>Performance médiatique</w:t>
      </w:r>
      <w:r w:rsidRPr="00394F2E">
        <w:rPr>
          <w:rFonts w:asciiTheme="majorBidi" w:hAnsiTheme="majorBidi" w:cstheme="majorBidi"/>
        </w:rPr>
        <w:t xml:space="preserve"> : production et diffusion rapide de l’information, couverture de l’actualité nationale et internationale, contenus multimédias (texte, photo, vidéo), information en continu…</w:t>
      </w:r>
    </w:p>
    <w:p w14:paraId="0CD2F4DB" w14:textId="77777777" w:rsidR="006D71A4" w:rsidRPr="00394F2E" w:rsidRDefault="006D71A4" w:rsidP="006D71A4">
      <w:pPr>
        <w:pStyle w:val="BodyText"/>
        <w:spacing w:before="52" w:line="360" w:lineRule="auto"/>
        <w:rPr>
          <w:rFonts w:asciiTheme="majorBidi" w:hAnsiTheme="majorBidi" w:cstheme="majorBidi"/>
        </w:rPr>
      </w:pPr>
      <w:r w:rsidRPr="00394F2E">
        <w:rPr>
          <w:rFonts w:asciiTheme="majorBidi" w:hAnsiTheme="majorBidi" w:cstheme="majorBidi"/>
        </w:rPr>
        <w:t xml:space="preserve">• </w:t>
      </w:r>
      <w:r w:rsidRPr="00394F2E">
        <w:rPr>
          <w:rFonts w:asciiTheme="majorBidi" w:hAnsiTheme="majorBidi" w:cstheme="majorBidi"/>
          <w:b/>
          <w:bCs/>
        </w:rPr>
        <w:t>Performance institutionnelle</w:t>
      </w:r>
      <w:r w:rsidRPr="00394F2E">
        <w:rPr>
          <w:rFonts w:asciiTheme="majorBidi" w:hAnsiTheme="majorBidi" w:cstheme="majorBidi"/>
        </w:rPr>
        <w:t xml:space="preserve"> : valorisation de l’image du Maroc, communication officielle, accompagnement des institutions, diffusion d’une information fiable et vérifiée…</w:t>
      </w:r>
    </w:p>
    <w:p w14:paraId="14083746" w14:textId="77777777" w:rsidR="006D71A4" w:rsidRPr="00394F2E" w:rsidRDefault="006D71A4" w:rsidP="006D71A4">
      <w:pPr>
        <w:pStyle w:val="BodyText"/>
        <w:spacing w:before="52" w:line="360" w:lineRule="auto"/>
        <w:rPr>
          <w:rFonts w:asciiTheme="majorBidi" w:hAnsiTheme="majorBidi" w:cstheme="majorBidi"/>
        </w:rPr>
      </w:pPr>
      <w:r w:rsidRPr="00394F2E">
        <w:rPr>
          <w:rFonts w:asciiTheme="majorBidi" w:hAnsiTheme="majorBidi" w:cstheme="majorBidi"/>
        </w:rPr>
        <w:t xml:space="preserve">• </w:t>
      </w:r>
      <w:r w:rsidRPr="00394F2E">
        <w:rPr>
          <w:rFonts w:asciiTheme="majorBidi" w:hAnsiTheme="majorBidi" w:cstheme="majorBidi"/>
          <w:b/>
          <w:bCs/>
        </w:rPr>
        <w:t>Performance digitale</w:t>
      </w:r>
      <w:r w:rsidRPr="00394F2E">
        <w:rPr>
          <w:rFonts w:asciiTheme="majorBidi" w:hAnsiTheme="majorBidi" w:cstheme="majorBidi"/>
        </w:rPr>
        <w:t xml:space="preserve"> : développement des plateformes numériques, présence sur les réseaux sociaux, information mobile, innovation dans les formats digitaux…</w:t>
      </w:r>
    </w:p>
    <w:p w14:paraId="1A3D375F" w14:textId="77777777" w:rsidR="006D71A4" w:rsidRPr="00394F2E" w:rsidRDefault="006D71A4" w:rsidP="006D71A4">
      <w:pPr>
        <w:pStyle w:val="BodyText"/>
        <w:spacing w:before="52" w:line="360" w:lineRule="auto"/>
        <w:rPr>
          <w:rFonts w:asciiTheme="majorBidi" w:hAnsiTheme="majorBidi" w:cstheme="majorBidi"/>
        </w:rPr>
      </w:pPr>
      <w:r w:rsidRPr="00394F2E">
        <w:rPr>
          <w:rFonts w:asciiTheme="majorBidi" w:hAnsiTheme="majorBidi" w:cstheme="majorBidi"/>
        </w:rPr>
        <w:t xml:space="preserve">• </w:t>
      </w:r>
      <w:r w:rsidRPr="00394F2E">
        <w:rPr>
          <w:rFonts w:asciiTheme="majorBidi" w:hAnsiTheme="majorBidi" w:cstheme="majorBidi"/>
          <w:b/>
          <w:bCs/>
        </w:rPr>
        <w:t>Performance professionnelle</w:t>
      </w:r>
      <w:r w:rsidRPr="00394F2E">
        <w:rPr>
          <w:rFonts w:asciiTheme="majorBidi" w:hAnsiTheme="majorBidi" w:cstheme="majorBidi"/>
        </w:rPr>
        <w:t xml:space="preserve"> : formation des journalistes, partenariats avec des agences internationales, modernisation des outils de production et des systèmes d’information…</w:t>
      </w:r>
    </w:p>
    <w:p w14:paraId="3982012B" w14:textId="77777777" w:rsidR="006D71A4" w:rsidRPr="00394F2E" w:rsidRDefault="006D71A4" w:rsidP="006D71A4">
      <w:pPr>
        <w:pStyle w:val="BodyText"/>
        <w:spacing w:before="52" w:line="360" w:lineRule="auto"/>
        <w:rPr>
          <w:rFonts w:asciiTheme="majorBidi" w:hAnsiTheme="majorBidi" w:cstheme="majorBidi"/>
        </w:rPr>
      </w:pPr>
    </w:p>
    <w:p w14:paraId="4B73974D" w14:textId="0E09294D" w:rsidR="006D71A4" w:rsidRPr="00394F2E" w:rsidRDefault="00CE2B20" w:rsidP="00114965">
      <w:pPr>
        <w:pStyle w:val="Heading4"/>
        <w:numPr>
          <w:ilvl w:val="1"/>
          <w:numId w:val="10"/>
        </w:numPr>
        <w:rPr>
          <w:rFonts w:asciiTheme="majorBidi" w:hAnsiTheme="majorBidi"/>
          <w:i w:val="0"/>
          <w:iCs w:val="0"/>
          <w:sz w:val="24"/>
          <w:szCs w:val="24"/>
        </w:rPr>
      </w:pPr>
      <w:r w:rsidRPr="00394F2E">
        <w:rPr>
          <w:rFonts w:asciiTheme="majorBidi" w:hAnsiTheme="majorBidi"/>
          <w:i w:val="0"/>
          <w:iCs w:val="0"/>
          <w:sz w:val="24"/>
          <w:szCs w:val="24"/>
        </w:rPr>
        <w:t xml:space="preserve"> </w:t>
      </w:r>
      <w:bookmarkStart w:id="32" w:name="_Toc232736091"/>
      <w:r w:rsidR="006D71A4" w:rsidRPr="00394F2E">
        <w:rPr>
          <w:rFonts w:asciiTheme="majorBidi" w:hAnsiTheme="majorBidi"/>
          <w:i w:val="0"/>
          <w:iCs w:val="0"/>
          <w:sz w:val="24"/>
          <w:szCs w:val="24"/>
        </w:rPr>
        <w:t>La MAP en Chiffre</w:t>
      </w:r>
      <w:bookmarkEnd w:id="32"/>
    </w:p>
    <w:p w14:paraId="2C804628" w14:textId="77777777" w:rsidR="006D71A4" w:rsidRPr="00394F2E" w:rsidRDefault="006D71A4" w:rsidP="006D71A4">
      <w:pPr>
        <w:pStyle w:val="BodyText"/>
        <w:spacing w:before="126" w:line="360" w:lineRule="auto"/>
        <w:rPr>
          <w:rFonts w:asciiTheme="majorBidi" w:hAnsiTheme="majorBidi" w:cstheme="majorBidi"/>
        </w:rPr>
      </w:pPr>
    </w:p>
    <w:p w14:paraId="5010368F" w14:textId="77777777" w:rsidR="006D71A4" w:rsidRPr="00394F2E" w:rsidRDefault="006D71A4" w:rsidP="006D71A4">
      <w:pPr>
        <w:pStyle w:val="text"/>
        <w:rPr>
          <w:lang w:val="fr-FR"/>
        </w:rPr>
      </w:pPr>
      <w:r w:rsidRPr="00394F2E">
        <w:rPr>
          <w:lang w:val="fr-FR"/>
        </w:rPr>
        <w:t xml:space="preserve">La </w:t>
      </w:r>
      <w:r w:rsidRPr="00394F2E">
        <w:rPr>
          <w:b/>
          <w:bCs/>
          <w:lang w:val="fr-FR"/>
        </w:rPr>
        <w:t>Maghreb Arabe Presse (MAP)</w:t>
      </w:r>
      <w:r w:rsidRPr="00394F2E">
        <w:rPr>
          <w:lang w:val="fr-FR"/>
        </w:rPr>
        <w:t xml:space="preserve"> connaît un développement continu au niveau de la production de l’information, des ressources humaines et de la présence internationale.</w:t>
      </w:r>
    </w:p>
    <w:p w14:paraId="1909F779" w14:textId="77777777" w:rsidR="006D71A4" w:rsidRPr="00394F2E" w:rsidRDefault="006D71A4" w:rsidP="006D71A4">
      <w:pPr>
        <w:pStyle w:val="text"/>
        <w:ind w:left="850"/>
        <w:jc w:val="left"/>
        <w:rPr>
          <w:lang w:val="fr-FR"/>
        </w:rPr>
      </w:pPr>
      <w:r w:rsidRPr="00394F2E">
        <w:rPr>
          <w:b/>
          <w:bCs/>
          <w:u w:val="single"/>
          <w:lang w:val="fr-FR"/>
        </w:rPr>
        <w:t>Plus de 60 ans d’expertise dans l’information</w:t>
      </w:r>
      <w:r w:rsidRPr="00394F2E">
        <w:rPr>
          <w:lang w:val="fr-FR"/>
        </w:rPr>
        <w:br/>
        <w:t>Créée en 1959, la MAP s’appuie sur une longue expérience dans le traitement et la diffusion de l’actualité nationale et internationale, avec une évolution constante vers les technologies numériques et multimédias.</w:t>
      </w:r>
    </w:p>
    <w:p w14:paraId="2E67A989" w14:textId="78BBAC9D" w:rsidR="006D71A4" w:rsidRPr="00394F2E" w:rsidRDefault="006D71A4" w:rsidP="006D71A4">
      <w:pPr>
        <w:pStyle w:val="text"/>
        <w:jc w:val="left"/>
        <w:rPr>
          <w:lang w:val="fr-FR"/>
        </w:rPr>
      </w:pPr>
      <w:r w:rsidRPr="00394F2E">
        <w:rPr>
          <w:b/>
          <w:bCs/>
          <w:u w:val="single"/>
          <w:lang w:val="fr-FR"/>
        </w:rPr>
        <w:t>Un réseau de journalistes et correspondants au Maroc et à l’étranger</w:t>
      </w:r>
      <w:r w:rsidRPr="00394F2E">
        <w:rPr>
          <w:u w:val="single"/>
          <w:lang w:val="fr-FR"/>
        </w:rPr>
        <w:br/>
      </w:r>
      <w:r w:rsidRPr="00394F2E">
        <w:rPr>
          <w:lang w:val="fr-FR"/>
        </w:rPr>
        <w:t>La MAP dispose d’un large réseau de journalistes, correspondants et collaborateurs réparti</w:t>
      </w:r>
      <w:del w:id="33" w:author="NOUREDDINE KERZAZI" w:date="2026-06-21T13:39:00Z">
        <w:r w:rsidRPr="00394F2E" w:rsidDel="0053613C">
          <w:rPr>
            <w:lang w:val="fr-FR"/>
          </w:rPr>
          <w:delText>s</w:delText>
        </w:r>
      </w:del>
      <w:r w:rsidRPr="00394F2E">
        <w:rPr>
          <w:lang w:val="fr-FR"/>
        </w:rPr>
        <w:t xml:space="preserve"> sur tout le territoire national ainsi que dans plusieurs capitales internationales, assurant une couverture complète et en temps réel de l’actualité.</w:t>
      </w:r>
    </w:p>
    <w:p w14:paraId="1EFEA5A8" w14:textId="77777777" w:rsidR="00394F2E" w:rsidRPr="00394F2E" w:rsidRDefault="00394F2E" w:rsidP="006D71A4">
      <w:pPr>
        <w:pStyle w:val="text"/>
        <w:jc w:val="left"/>
        <w:rPr>
          <w:lang w:val="fr-FR"/>
        </w:rPr>
      </w:pPr>
    </w:p>
    <w:p w14:paraId="59DFB8AC" w14:textId="77777777" w:rsidR="006D71A4" w:rsidRPr="00394F2E" w:rsidRDefault="006D71A4" w:rsidP="006D71A4">
      <w:pPr>
        <w:pStyle w:val="text"/>
        <w:jc w:val="left"/>
        <w:rPr>
          <w:lang w:val="fr-FR"/>
        </w:rPr>
      </w:pPr>
      <w:r w:rsidRPr="00394F2E">
        <w:rPr>
          <w:b/>
          <w:bCs/>
          <w:u w:val="single"/>
          <w:lang w:val="fr-FR"/>
        </w:rPr>
        <w:lastRenderedPageBreak/>
        <w:t>Une présence nationale et internationale</w:t>
      </w:r>
      <w:r w:rsidRPr="00394F2E">
        <w:rPr>
          <w:lang w:val="fr-FR"/>
        </w:rPr>
        <w:br/>
        <w:t>La MAP est implantée dans les principales villes du Maroc et possède des bureaux à l’étranger (Europe, Afrique, Moyen-Orient), renforçant ainsi sa dimension internationale.</w:t>
      </w:r>
    </w:p>
    <w:p w14:paraId="76BC7865" w14:textId="77777777" w:rsidR="006D71A4" w:rsidRPr="00394F2E" w:rsidRDefault="006D71A4" w:rsidP="006D71A4">
      <w:pPr>
        <w:pStyle w:val="text"/>
        <w:jc w:val="left"/>
        <w:rPr>
          <w:lang w:val="fr-FR"/>
        </w:rPr>
      </w:pPr>
      <w:r w:rsidRPr="00394F2E">
        <w:rPr>
          <w:b/>
          <w:bCs/>
          <w:u w:val="single"/>
          <w:lang w:val="fr-FR"/>
        </w:rPr>
        <w:t>Des partenariats avec plusieurs agences de presse internationales</w:t>
      </w:r>
      <w:r w:rsidRPr="00394F2E">
        <w:rPr>
          <w:lang w:val="fr-FR"/>
        </w:rPr>
        <w:br/>
        <w:t>La MAP collabore avec différentes agences de presse pour l’échange d’informations, le développement de contenus et le renforcement de la coopération médiatique.</w:t>
      </w:r>
    </w:p>
    <w:p w14:paraId="3763B9B2" w14:textId="77777777" w:rsidR="006D71A4" w:rsidRPr="00394F2E" w:rsidRDefault="006D71A4" w:rsidP="006D71A4">
      <w:pPr>
        <w:pStyle w:val="BodyText"/>
        <w:rPr>
          <w:rFonts w:asciiTheme="majorBidi" w:hAnsiTheme="majorBidi" w:cstheme="majorBidi"/>
          <w:sz w:val="20"/>
        </w:rPr>
      </w:pPr>
    </w:p>
    <w:p w14:paraId="07D7B703" w14:textId="77777777" w:rsidR="006D71A4" w:rsidRPr="00394F2E" w:rsidRDefault="006D71A4" w:rsidP="006D71A4">
      <w:pPr>
        <w:pStyle w:val="BodyText"/>
        <w:spacing w:before="63"/>
        <w:rPr>
          <w:rFonts w:asciiTheme="majorBidi" w:hAnsiTheme="majorBidi" w:cstheme="majorBidi"/>
          <w:sz w:val="20"/>
        </w:rPr>
      </w:pPr>
      <w:r w:rsidRPr="00394F2E">
        <w:rPr>
          <w:rFonts w:asciiTheme="majorBidi" w:hAnsiTheme="majorBidi" w:cstheme="majorBidi"/>
          <w:noProof/>
          <w:sz w:val="20"/>
        </w:rPr>
        <w:drawing>
          <wp:anchor distT="0" distB="0" distL="0" distR="0" simplePos="0" relativeHeight="251668480" behindDoc="1" locked="0" layoutInCell="1" allowOverlap="1" wp14:anchorId="54A15297" wp14:editId="4BEA461E">
            <wp:simplePos x="0" y="0"/>
            <wp:positionH relativeFrom="page">
              <wp:posOffset>2531745</wp:posOffset>
            </wp:positionH>
            <wp:positionV relativeFrom="paragraph">
              <wp:posOffset>210185</wp:posOffset>
            </wp:positionV>
            <wp:extent cx="3038475" cy="168021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a:extLst>
                        <a:ext uri="{28A0092B-C50C-407E-A947-70E740481C1C}">
                          <a14:useLocalDpi xmlns:a14="http://schemas.microsoft.com/office/drawing/2010/main" val="0"/>
                        </a:ext>
                      </a:extLst>
                    </a:blip>
                    <a:stretch>
                      <a:fillRect/>
                    </a:stretch>
                  </pic:blipFill>
                  <pic:spPr>
                    <a:xfrm>
                      <a:off x="0" y="0"/>
                      <a:ext cx="3038475" cy="1680210"/>
                    </a:xfrm>
                    <a:prstGeom prst="rect">
                      <a:avLst/>
                    </a:prstGeom>
                  </pic:spPr>
                </pic:pic>
              </a:graphicData>
            </a:graphic>
            <wp14:sizeRelH relativeFrom="margin">
              <wp14:pctWidth>0</wp14:pctWidth>
            </wp14:sizeRelH>
            <wp14:sizeRelV relativeFrom="margin">
              <wp14:pctHeight>0</wp14:pctHeight>
            </wp14:sizeRelV>
          </wp:anchor>
        </w:drawing>
      </w:r>
      <w:r w:rsidRPr="00394F2E">
        <w:rPr>
          <w:rFonts w:asciiTheme="majorBidi" w:hAnsiTheme="majorBidi" w:cstheme="majorBidi"/>
          <w:noProof/>
        </w:rPr>
        <mc:AlternateContent>
          <mc:Choice Requires="wps">
            <w:drawing>
              <wp:anchor distT="0" distB="0" distL="114300" distR="114300" simplePos="0" relativeHeight="251669504" behindDoc="0" locked="0" layoutInCell="1" allowOverlap="1" wp14:anchorId="7590CFE0" wp14:editId="4F83C28E">
                <wp:simplePos x="0" y="0"/>
                <wp:positionH relativeFrom="column">
                  <wp:posOffset>701040</wp:posOffset>
                </wp:positionH>
                <wp:positionV relativeFrom="paragraph">
                  <wp:posOffset>1947545</wp:posOffset>
                </wp:positionV>
                <wp:extent cx="5648960" cy="635"/>
                <wp:effectExtent l="0" t="0" r="0" b="0"/>
                <wp:wrapTopAndBottom/>
                <wp:docPr id="2069953136" name="Zone de texte 1"/>
                <wp:cNvGraphicFramePr/>
                <a:graphic xmlns:a="http://schemas.openxmlformats.org/drawingml/2006/main">
                  <a:graphicData uri="http://schemas.microsoft.com/office/word/2010/wordprocessingShape">
                    <wps:wsp>
                      <wps:cNvSpPr txBox="1"/>
                      <wps:spPr>
                        <a:xfrm>
                          <a:off x="0" y="0"/>
                          <a:ext cx="5648960" cy="635"/>
                        </a:xfrm>
                        <a:prstGeom prst="rect">
                          <a:avLst/>
                        </a:prstGeom>
                        <a:solidFill>
                          <a:prstClr val="white"/>
                        </a:solidFill>
                        <a:ln>
                          <a:noFill/>
                        </a:ln>
                      </wps:spPr>
                      <wps:txbx>
                        <w:txbxContent>
                          <w:p w14:paraId="7ECF9B57" w14:textId="77777777" w:rsidR="006D71A4" w:rsidRPr="00394F2E" w:rsidRDefault="006D71A4" w:rsidP="006D71A4">
                            <w:pPr>
                              <w:pStyle w:val="Caption"/>
                              <w:jc w:val="center"/>
                              <w:rPr>
                                <w:rFonts w:asciiTheme="majorBidi" w:hAnsiTheme="majorBidi" w:cstheme="majorBidi"/>
                                <w:i w:val="0"/>
                                <w:iCs w:val="0"/>
                                <w:noProof/>
                                <w:sz w:val="20"/>
                              </w:rPr>
                            </w:pPr>
                            <w:bookmarkStart w:id="34" w:name="_Toc200441020"/>
                            <w:bookmarkStart w:id="35" w:name="_Toc201173503"/>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3</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 LA MAP EN CHIFFRE</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0CFE0" id="_x0000_s1028" type="#_x0000_t202" style="position:absolute;left:0;text-align:left;margin-left:55.2pt;margin-top:153.35pt;width:444.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" stroked="f">
                <v:textbox style="mso-fit-shape-to-text:t" inset="0,0,0,0">
                  <w:txbxContent>
                    <w:p w14:paraId="7ECF9B57" w14:textId="77777777" w:rsidR="006D71A4" w:rsidRPr="00394F2E" w:rsidRDefault="006D71A4" w:rsidP="006D71A4">
                      <w:pPr>
                        <w:pStyle w:val="Caption"/>
                        <w:jc w:val="center"/>
                        <w:rPr>
                          <w:rFonts w:asciiTheme="majorBidi" w:hAnsiTheme="majorBidi" w:cstheme="majorBidi"/>
                          <w:i w:val="0"/>
                          <w:iCs w:val="0"/>
                          <w:noProof/>
                          <w:sz w:val="20"/>
                        </w:rPr>
                      </w:pPr>
                      <w:bookmarkStart w:id="36" w:name="_Toc200441020"/>
                      <w:bookmarkStart w:id="37" w:name="_Toc201173503"/>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3</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 LA MAP EN CHIFFRE</w:t>
                      </w:r>
                      <w:bookmarkEnd w:id="36"/>
                      <w:bookmarkEnd w:id="37"/>
                    </w:p>
                  </w:txbxContent>
                </v:textbox>
                <w10:wrap type="topAndBottom"/>
              </v:shape>
            </w:pict>
          </mc:Fallback>
        </mc:AlternateContent>
      </w:r>
    </w:p>
    <w:p w14:paraId="79949D4B" w14:textId="77777777" w:rsidR="006D71A4" w:rsidRPr="00394F2E" w:rsidRDefault="006D71A4" w:rsidP="006D71A4">
      <w:pPr>
        <w:pStyle w:val="BodyText"/>
        <w:spacing w:before="14"/>
        <w:rPr>
          <w:rFonts w:asciiTheme="majorBidi" w:hAnsiTheme="majorBidi" w:cstheme="majorBidi"/>
          <w:b/>
        </w:rPr>
      </w:pPr>
      <w:bookmarkStart w:id="38" w:name="_bookmark13"/>
      <w:bookmarkEnd w:id="38"/>
    </w:p>
    <w:p w14:paraId="556330B8" w14:textId="3BA14EC1" w:rsidR="006D71A4" w:rsidRPr="00394F2E" w:rsidRDefault="00CA6EA9" w:rsidP="006D71A4">
      <w:pPr>
        <w:pStyle w:val="Heading4"/>
        <w:numPr>
          <w:ilvl w:val="1"/>
          <w:numId w:val="0"/>
        </w:numPr>
        <w:ind w:left="2858" w:hanging="360"/>
        <w:rPr>
          <w:rFonts w:asciiTheme="majorBidi" w:hAnsiTheme="majorBidi"/>
          <w:i w:val="0"/>
          <w:iCs w:val="0"/>
          <w:sz w:val="28"/>
          <w:szCs w:val="28"/>
        </w:rPr>
      </w:pPr>
      <w:bookmarkStart w:id="39" w:name="_Toc232736092"/>
      <w:r w:rsidRPr="00394F2E">
        <w:rPr>
          <w:rFonts w:asciiTheme="majorBidi" w:hAnsiTheme="majorBidi"/>
          <w:i w:val="0"/>
          <w:iCs w:val="0"/>
          <w:sz w:val="28"/>
          <w:szCs w:val="28"/>
        </w:rPr>
        <w:t xml:space="preserve">1.3 </w:t>
      </w:r>
      <w:r w:rsidR="006D71A4" w:rsidRPr="00394F2E">
        <w:rPr>
          <w:rFonts w:asciiTheme="majorBidi" w:hAnsiTheme="majorBidi"/>
          <w:i w:val="0"/>
          <w:iCs w:val="0"/>
          <w:sz w:val="28"/>
          <w:szCs w:val="28"/>
        </w:rPr>
        <w:t>Fondamentaux</w:t>
      </w:r>
      <w:r w:rsidR="006D71A4" w:rsidRPr="00394F2E">
        <w:rPr>
          <w:rFonts w:asciiTheme="majorBidi" w:hAnsiTheme="majorBidi"/>
          <w:i w:val="0"/>
          <w:iCs w:val="0"/>
          <w:spacing w:val="-4"/>
          <w:sz w:val="28"/>
          <w:szCs w:val="28"/>
        </w:rPr>
        <w:t xml:space="preserve"> de la MAP</w:t>
      </w:r>
      <w:bookmarkEnd w:id="39"/>
    </w:p>
    <w:p w14:paraId="5950E107" w14:textId="77777777" w:rsidR="006D71A4" w:rsidRPr="00394F2E" w:rsidRDefault="006D71A4" w:rsidP="006D71A4">
      <w:pPr>
        <w:pStyle w:val="text"/>
        <w:ind w:left="1418" w:firstLine="0"/>
      </w:pPr>
    </w:p>
    <w:p w14:paraId="0ED5AFC0" w14:textId="77777777" w:rsidR="006D71A4" w:rsidRPr="00394F2E" w:rsidRDefault="006D71A4" w:rsidP="006D71A4">
      <w:pPr>
        <w:pStyle w:val="text"/>
        <w:ind w:left="1418"/>
        <w:rPr>
          <w:lang w:val="fr-FR"/>
        </w:rPr>
      </w:pPr>
      <w:r w:rsidRPr="00394F2E">
        <w:rPr>
          <w:lang w:val="fr-FR"/>
        </w:rPr>
        <w:t>La MAP s’appuie sur des valeurs essentielles qui guident son fonctionnement et renforcent sa crédibilité en tant qu’agence de presse officielle.</w:t>
      </w:r>
    </w:p>
    <w:p w14:paraId="36C402EF" w14:textId="77777777" w:rsidR="006D71A4" w:rsidRPr="00394F2E" w:rsidRDefault="006D71A4" w:rsidP="006D71A4">
      <w:pPr>
        <w:pStyle w:val="text"/>
        <w:ind w:left="1418"/>
        <w:rPr>
          <w:lang w:val="fr-FR"/>
        </w:rPr>
      </w:pPr>
    </w:p>
    <w:p w14:paraId="18B16EC8" w14:textId="06620D10" w:rsidR="006D71A4" w:rsidRPr="00394F2E" w:rsidRDefault="006D71A4" w:rsidP="00114965">
      <w:pPr>
        <w:pStyle w:val="niveau3"/>
        <w:numPr>
          <w:ilvl w:val="2"/>
          <w:numId w:val="12"/>
        </w:numPr>
        <w:ind w:right="0"/>
        <w:rPr>
          <w:sz w:val="24"/>
        </w:rPr>
      </w:pPr>
      <w:r w:rsidRPr="00394F2E">
        <w:rPr>
          <w:sz w:val="24"/>
        </w:rPr>
        <w:t xml:space="preserve"> </w:t>
      </w:r>
      <w:bookmarkStart w:id="40" w:name="_Toc232736093"/>
      <w:r w:rsidRPr="00394F2E">
        <w:rPr>
          <w:sz w:val="24"/>
        </w:rPr>
        <w:t>Fiabilité et crédibilité de l’information</w:t>
      </w:r>
      <w:bookmarkEnd w:id="40"/>
    </w:p>
    <w:p w14:paraId="69F3ADF8" w14:textId="77777777" w:rsidR="006D71A4" w:rsidRPr="00394F2E" w:rsidRDefault="006D71A4" w:rsidP="006D71A4">
      <w:pPr>
        <w:pStyle w:val="text"/>
        <w:ind w:left="1418"/>
        <w:rPr>
          <w:lang w:val="fr-FR"/>
        </w:rPr>
      </w:pPr>
    </w:p>
    <w:p w14:paraId="4465EF97" w14:textId="77777777" w:rsidR="006D71A4" w:rsidRPr="00394F2E" w:rsidRDefault="006D71A4" w:rsidP="006D71A4">
      <w:pPr>
        <w:pStyle w:val="text"/>
        <w:ind w:left="1418"/>
        <w:rPr>
          <w:lang w:val="fr-FR"/>
        </w:rPr>
      </w:pPr>
      <w:r w:rsidRPr="00394F2E">
        <w:rPr>
          <w:lang w:val="fr-FR"/>
        </w:rPr>
        <w:t>La MAP place la rigueur journalistique au cœur de ses missions :</w:t>
      </w:r>
    </w:p>
    <w:p w14:paraId="15A54E4C" w14:textId="77777777" w:rsidR="006D71A4" w:rsidRPr="00394F2E" w:rsidRDefault="006D71A4" w:rsidP="006D71A4">
      <w:pPr>
        <w:pStyle w:val="text"/>
        <w:ind w:left="1418"/>
        <w:rPr>
          <w:lang w:val="fr-FR"/>
        </w:rPr>
      </w:pPr>
      <w:r w:rsidRPr="00394F2E">
        <w:rPr>
          <w:lang w:val="fr-FR"/>
        </w:rPr>
        <w:t>• Vérification des sources et des faits</w:t>
      </w:r>
    </w:p>
    <w:p w14:paraId="01B9764E" w14:textId="77777777" w:rsidR="006D71A4" w:rsidRPr="00394F2E" w:rsidRDefault="006D71A4" w:rsidP="006D71A4">
      <w:pPr>
        <w:pStyle w:val="text"/>
        <w:ind w:left="1418"/>
        <w:rPr>
          <w:lang w:val="fr-FR"/>
        </w:rPr>
      </w:pPr>
      <w:r w:rsidRPr="00394F2E">
        <w:rPr>
          <w:lang w:val="fr-FR"/>
        </w:rPr>
        <w:t>• Respect de l’éthique et de la déontologie journalistique</w:t>
      </w:r>
    </w:p>
    <w:p w14:paraId="42FC46C2" w14:textId="77777777" w:rsidR="006D71A4" w:rsidRPr="00394F2E" w:rsidRDefault="006D71A4" w:rsidP="006D71A4">
      <w:pPr>
        <w:pStyle w:val="text"/>
        <w:ind w:left="1418"/>
        <w:rPr>
          <w:lang w:val="fr-FR"/>
        </w:rPr>
      </w:pPr>
      <w:r w:rsidRPr="00394F2E">
        <w:rPr>
          <w:lang w:val="fr-FR"/>
        </w:rPr>
        <w:t>• Production d’une information objective et fiable</w:t>
      </w:r>
    </w:p>
    <w:p w14:paraId="633351B3" w14:textId="77777777" w:rsidR="006D71A4" w:rsidRPr="00394F2E" w:rsidRDefault="006D71A4" w:rsidP="006D71A4">
      <w:pPr>
        <w:pStyle w:val="text"/>
        <w:ind w:left="1418"/>
        <w:rPr>
          <w:lang w:val="fr-FR"/>
        </w:rPr>
      </w:pPr>
    </w:p>
    <w:p w14:paraId="42D22CF9" w14:textId="6E3A9ED2" w:rsidR="006D71A4" w:rsidRPr="00394F2E" w:rsidRDefault="006D71A4" w:rsidP="00114965">
      <w:pPr>
        <w:pStyle w:val="niveau3"/>
        <w:numPr>
          <w:ilvl w:val="2"/>
          <w:numId w:val="12"/>
        </w:numPr>
        <w:rPr>
          <w:sz w:val="24"/>
        </w:rPr>
      </w:pPr>
      <w:r w:rsidRPr="00394F2E">
        <w:rPr>
          <w:sz w:val="24"/>
        </w:rPr>
        <w:t xml:space="preserve"> </w:t>
      </w:r>
      <w:bookmarkStart w:id="41" w:name="_Toc232736094"/>
      <w:r w:rsidRPr="00394F2E">
        <w:rPr>
          <w:sz w:val="24"/>
        </w:rPr>
        <w:t>Réactivité et continuité</w:t>
      </w:r>
      <w:bookmarkEnd w:id="41"/>
    </w:p>
    <w:p w14:paraId="14142A58" w14:textId="77777777" w:rsidR="006D71A4" w:rsidRPr="00394F2E" w:rsidRDefault="006D71A4" w:rsidP="006D71A4">
      <w:pPr>
        <w:pStyle w:val="text"/>
        <w:ind w:left="1418"/>
        <w:rPr>
          <w:lang w:val="fr-FR"/>
        </w:rPr>
      </w:pPr>
    </w:p>
    <w:p w14:paraId="64A93C4C" w14:textId="77777777" w:rsidR="006D71A4" w:rsidRPr="00394F2E" w:rsidRDefault="006D71A4" w:rsidP="006D71A4">
      <w:pPr>
        <w:pStyle w:val="text"/>
        <w:ind w:left="1418"/>
        <w:rPr>
          <w:lang w:val="fr-FR"/>
        </w:rPr>
      </w:pPr>
      <w:r w:rsidRPr="00394F2E">
        <w:rPr>
          <w:lang w:val="fr-FR"/>
        </w:rPr>
        <w:t>La MAP assure une diffusion rapide et continue de l’information :</w:t>
      </w:r>
    </w:p>
    <w:p w14:paraId="4B7B10A4" w14:textId="77777777" w:rsidR="006D71A4" w:rsidRPr="00394F2E" w:rsidRDefault="006D71A4" w:rsidP="006D71A4">
      <w:pPr>
        <w:pStyle w:val="text"/>
        <w:ind w:left="1418"/>
        <w:rPr>
          <w:lang w:val="fr-FR"/>
        </w:rPr>
      </w:pPr>
      <w:r w:rsidRPr="00394F2E">
        <w:rPr>
          <w:lang w:val="fr-FR"/>
        </w:rPr>
        <w:t>• Couverture en temps réel des événements</w:t>
      </w:r>
    </w:p>
    <w:p w14:paraId="4B3A4609" w14:textId="77777777" w:rsidR="006D71A4" w:rsidRPr="00394F2E" w:rsidRDefault="006D71A4" w:rsidP="006D71A4">
      <w:pPr>
        <w:pStyle w:val="text"/>
        <w:ind w:left="1418"/>
        <w:rPr>
          <w:lang w:val="fr-FR"/>
        </w:rPr>
      </w:pPr>
      <w:r w:rsidRPr="00394F2E">
        <w:rPr>
          <w:lang w:val="fr-FR"/>
        </w:rPr>
        <w:t>• Information en continu 24h/24</w:t>
      </w:r>
    </w:p>
    <w:p w14:paraId="159D94AC" w14:textId="77777777" w:rsidR="006D71A4" w:rsidRPr="00394F2E" w:rsidRDefault="006D71A4" w:rsidP="006D71A4">
      <w:pPr>
        <w:pStyle w:val="text"/>
        <w:ind w:left="1418"/>
        <w:rPr>
          <w:lang w:val="fr-FR"/>
        </w:rPr>
      </w:pPr>
      <w:r w:rsidRPr="00394F2E">
        <w:rPr>
          <w:lang w:val="fr-FR"/>
        </w:rPr>
        <w:t>• Capacité à répondre aux situations d’urgence médiatique</w:t>
      </w:r>
    </w:p>
    <w:p w14:paraId="595D5650" w14:textId="77777777" w:rsidR="006D71A4" w:rsidRPr="00394F2E" w:rsidRDefault="006D71A4" w:rsidP="006D71A4">
      <w:pPr>
        <w:pStyle w:val="text"/>
        <w:ind w:left="1418"/>
        <w:rPr>
          <w:lang w:val="fr-FR"/>
        </w:rPr>
      </w:pPr>
    </w:p>
    <w:p w14:paraId="31DF02B4" w14:textId="77777777" w:rsidR="00394F2E" w:rsidRPr="00394F2E" w:rsidRDefault="00394F2E" w:rsidP="006D71A4">
      <w:pPr>
        <w:pStyle w:val="text"/>
        <w:ind w:left="1418"/>
        <w:rPr>
          <w:lang w:val="fr-FR"/>
        </w:rPr>
      </w:pPr>
    </w:p>
    <w:p w14:paraId="6CC50E01" w14:textId="77777777" w:rsidR="006D71A4" w:rsidRPr="00394F2E" w:rsidRDefault="006D71A4" w:rsidP="00114965">
      <w:pPr>
        <w:pStyle w:val="niveau3"/>
        <w:numPr>
          <w:ilvl w:val="2"/>
          <w:numId w:val="12"/>
        </w:numPr>
        <w:rPr>
          <w:sz w:val="24"/>
        </w:rPr>
      </w:pPr>
      <w:bookmarkStart w:id="42" w:name="_Toc232736095"/>
      <w:r w:rsidRPr="00394F2E">
        <w:rPr>
          <w:sz w:val="24"/>
        </w:rPr>
        <w:lastRenderedPageBreak/>
        <w:t>Innovation et transformation digitale</w:t>
      </w:r>
      <w:bookmarkEnd w:id="42"/>
    </w:p>
    <w:p w14:paraId="5EB73F7C" w14:textId="77777777" w:rsidR="006D71A4" w:rsidRPr="00394F2E" w:rsidRDefault="006D71A4" w:rsidP="006D71A4">
      <w:pPr>
        <w:pStyle w:val="text"/>
        <w:ind w:left="1418"/>
        <w:rPr>
          <w:lang w:val="fr-FR"/>
        </w:rPr>
      </w:pPr>
    </w:p>
    <w:p w14:paraId="370B7374" w14:textId="77777777" w:rsidR="006D71A4" w:rsidRPr="00394F2E" w:rsidRDefault="006D71A4" w:rsidP="006D71A4">
      <w:pPr>
        <w:pStyle w:val="text"/>
        <w:ind w:left="1418"/>
        <w:rPr>
          <w:lang w:val="fr-FR"/>
        </w:rPr>
      </w:pPr>
      <w:r w:rsidRPr="00394F2E">
        <w:rPr>
          <w:lang w:val="fr-FR"/>
        </w:rPr>
        <w:t>La MAP s’adapte aux évolutions technologiques :</w:t>
      </w:r>
    </w:p>
    <w:p w14:paraId="4D590933" w14:textId="77777777" w:rsidR="006D71A4" w:rsidRPr="00394F2E" w:rsidRDefault="006D71A4" w:rsidP="006D71A4">
      <w:pPr>
        <w:pStyle w:val="text"/>
        <w:ind w:left="1418"/>
        <w:rPr>
          <w:lang w:val="fr-FR"/>
        </w:rPr>
      </w:pPr>
      <w:r w:rsidRPr="00394F2E">
        <w:rPr>
          <w:lang w:val="fr-FR"/>
        </w:rPr>
        <w:t>• Développement des plateformes numériques</w:t>
      </w:r>
    </w:p>
    <w:p w14:paraId="6BC2BE1E" w14:textId="77777777" w:rsidR="006D71A4" w:rsidRPr="00394F2E" w:rsidRDefault="006D71A4" w:rsidP="006D71A4">
      <w:pPr>
        <w:pStyle w:val="text"/>
        <w:ind w:left="1418"/>
        <w:rPr>
          <w:lang w:val="fr-FR"/>
        </w:rPr>
      </w:pPr>
      <w:r w:rsidRPr="00394F2E">
        <w:rPr>
          <w:lang w:val="fr-FR"/>
        </w:rPr>
        <w:t>• Intégration du multimédia (texte, photo, vidéo, infographie)</w:t>
      </w:r>
    </w:p>
    <w:p w14:paraId="290487E0" w14:textId="77777777" w:rsidR="006D71A4" w:rsidRPr="00394F2E" w:rsidRDefault="006D71A4" w:rsidP="006D71A4">
      <w:pPr>
        <w:pStyle w:val="text"/>
        <w:ind w:left="1418"/>
        <w:rPr>
          <w:lang w:val="fr-FR"/>
        </w:rPr>
      </w:pPr>
      <w:r w:rsidRPr="00394F2E">
        <w:rPr>
          <w:lang w:val="fr-FR"/>
        </w:rPr>
        <w:t>• Présence active sur les réseaux sociaux</w:t>
      </w:r>
    </w:p>
    <w:p w14:paraId="2DDD6355" w14:textId="77777777" w:rsidR="006D71A4" w:rsidRPr="00394F2E" w:rsidRDefault="006D71A4" w:rsidP="006D71A4">
      <w:pPr>
        <w:pStyle w:val="text"/>
        <w:ind w:left="1418"/>
        <w:rPr>
          <w:lang w:val="fr-FR"/>
        </w:rPr>
      </w:pPr>
    </w:p>
    <w:p w14:paraId="21388E3F" w14:textId="27307F54" w:rsidR="006D71A4" w:rsidRPr="00394F2E" w:rsidRDefault="00CE2B20" w:rsidP="00114965">
      <w:pPr>
        <w:pStyle w:val="niveau3"/>
        <w:numPr>
          <w:ilvl w:val="2"/>
          <w:numId w:val="12"/>
        </w:numPr>
        <w:rPr>
          <w:sz w:val="24"/>
        </w:rPr>
      </w:pPr>
      <w:r w:rsidRPr="00394F2E">
        <w:rPr>
          <w:sz w:val="24"/>
        </w:rPr>
        <w:t xml:space="preserve"> </w:t>
      </w:r>
      <w:bookmarkStart w:id="43" w:name="_Toc232736096"/>
      <w:r w:rsidR="006D71A4" w:rsidRPr="00394F2E">
        <w:rPr>
          <w:sz w:val="24"/>
        </w:rPr>
        <w:t>Engagement institutionnel</w:t>
      </w:r>
      <w:bookmarkEnd w:id="43"/>
    </w:p>
    <w:p w14:paraId="11B5BC9D" w14:textId="77777777" w:rsidR="006D71A4" w:rsidRPr="00394F2E" w:rsidRDefault="006D71A4" w:rsidP="006D71A4">
      <w:pPr>
        <w:pStyle w:val="niveau3"/>
        <w:ind w:firstLine="0"/>
      </w:pPr>
    </w:p>
    <w:p w14:paraId="04118F95" w14:textId="77777777" w:rsidR="006D71A4" w:rsidRPr="00394F2E" w:rsidRDefault="006D71A4" w:rsidP="006D71A4">
      <w:pPr>
        <w:pStyle w:val="text"/>
        <w:ind w:left="1418"/>
        <w:rPr>
          <w:lang w:val="fr-FR"/>
        </w:rPr>
      </w:pPr>
      <w:r w:rsidRPr="00394F2E">
        <w:rPr>
          <w:lang w:val="fr-FR"/>
        </w:rPr>
        <w:t>La MAP joue un rôle stratégique dans la communication :</w:t>
      </w:r>
    </w:p>
    <w:p w14:paraId="30BDF19D" w14:textId="77777777" w:rsidR="006D71A4" w:rsidRPr="00394F2E" w:rsidRDefault="006D71A4" w:rsidP="006D71A4">
      <w:pPr>
        <w:pStyle w:val="text"/>
        <w:ind w:left="1418"/>
        <w:rPr>
          <w:lang w:val="fr-FR"/>
        </w:rPr>
      </w:pPr>
      <w:r w:rsidRPr="00394F2E">
        <w:rPr>
          <w:lang w:val="fr-FR"/>
        </w:rPr>
        <w:t>• Valorisation de l’image du Maroc</w:t>
      </w:r>
    </w:p>
    <w:p w14:paraId="01EAED81" w14:textId="77777777" w:rsidR="006D71A4" w:rsidRPr="00394F2E" w:rsidRDefault="006D71A4" w:rsidP="006D71A4">
      <w:pPr>
        <w:pStyle w:val="text"/>
        <w:ind w:left="1418"/>
        <w:rPr>
          <w:lang w:val="fr-FR"/>
        </w:rPr>
      </w:pPr>
      <w:r w:rsidRPr="00394F2E">
        <w:rPr>
          <w:lang w:val="fr-FR"/>
        </w:rPr>
        <w:t>• Accompagnement des institutions publiques</w:t>
      </w:r>
    </w:p>
    <w:p w14:paraId="2CA61CB2" w14:textId="77777777" w:rsidR="006D71A4" w:rsidRPr="00394F2E" w:rsidRDefault="006D71A4" w:rsidP="006D71A4">
      <w:pPr>
        <w:pStyle w:val="text"/>
        <w:ind w:left="1418" w:firstLine="0"/>
        <w:rPr>
          <w:lang w:val="fr-FR"/>
        </w:rPr>
      </w:pPr>
      <w:r w:rsidRPr="00394F2E">
        <w:rPr>
          <w:lang w:val="fr-FR"/>
        </w:rPr>
        <w:t xml:space="preserve">         • Diffusion de l’information officielle</w:t>
      </w:r>
    </w:p>
    <w:p w14:paraId="7BA7A04B" w14:textId="77777777" w:rsidR="006D71A4" w:rsidRPr="00394F2E" w:rsidRDefault="006D71A4" w:rsidP="006D71A4">
      <w:pPr>
        <w:pStyle w:val="BodyText"/>
        <w:spacing w:before="22"/>
        <w:ind w:left="0"/>
        <w:rPr>
          <w:rFonts w:asciiTheme="majorBidi" w:hAnsiTheme="majorBidi" w:cstheme="majorBidi"/>
          <w:sz w:val="28"/>
        </w:rPr>
      </w:pPr>
    </w:p>
    <w:p w14:paraId="68BD66F6" w14:textId="5752FD47" w:rsidR="006D71A4" w:rsidRPr="00394F2E" w:rsidRDefault="00CA6EA9" w:rsidP="006D71A4">
      <w:pPr>
        <w:pStyle w:val="Heading4"/>
        <w:numPr>
          <w:ilvl w:val="1"/>
          <w:numId w:val="0"/>
        </w:numPr>
        <w:ind w:left="2858" w:hanging="360"/>
        <w:rPr>
          <w:rFonts w:asciiTheme="majorBidi" w:hAnsiTheme="majorBidi"/>
          <w:i w:val="0"/>
          <w:iCs w:val="0"/>
          <w:sz w:val="28"/>
          <w:szCs w:val="28"/>
        </w:rPr>
      </w:pPr>
      <w:bookmarkStart w:id="44" w:name="_Toc232736097"/>
      <w:r w:rsidRPr="00394F2E">
        <w:rPr>
          <w:rFonts w:asciiTheme="majorBidi" w:hAnsiTheme="majorBidi"/>
          <w:i w:val="0"/>
          <w:iCs w:val="0"/>
          <w:sz w:val="28"/>
          <w:szCs w:val="28"/>
        </w:rPr>
        <w:t xml:space="preserve">1.4 </w:t>
      </w:r>
      <w:r w:rsidR="006D71A4" w:rsidRPr="00394F2E">
        <w:rPr>
          <w:rFonts w:asciiTheme="majorBidi" w:hAnsiTheme="majorBidi"/>
          <w:i w:val="0"/>
          <w:iCs w:val="0"/>
          <w:sz w:val="28"/>
          <w:szCs w:val="28"/>
        </w:rPr>
        <w:t>Organisation de la MAP</w:t>
      </w:r>
      <w:bookmarkEnd w:id="44"/>
    </w:p>
    <w:p w14:paraId="0D421B07" w14:textId="1FA6D180" w:rsidR="006D71A4" w:rsidRPr="0022017E" w:rsidRDefault="006D71A4" w:rsidP="0022017E">
      <w:pPr>
        <w:pStyle w:val="BodyText"/>
        <w:spacing w:before="130"/>
        <w:rPr>
          <w:rFonts w:asciiTheme="majorBidi" w:hAnsiTheme="majorBidi" w:cstheme="majorBidi"/>
          <w:sz w:val="20"/>
        </w:rPr>
        <w:sectPr w:rsidR="006D71A4" w:rsidRPr="0022017E" w:rsidSect="006D71A4">
          <w:footerReference w:type="default" r:id="rId26"/>
          <w:pgSz w:w="11910" w:h="16840"/>
          <w:pgMar w:top="880" w:right="283" w:bottom="1200" w:left="425" w:header="261" w:footer="1000" w:gutter="0"/>
          <w:pgNumType w:start="2"/>
          <w:cols w:space="720"/>
          <w:docGrid w:linePitch="299"/>
        </w:sectPr>
      </w:pPr>
      <w:r w:rsidRPr="00394F2E">
        <w:rPr>
          <w:rFonts w:asciiTheme="majorBidi" w:hAnsiTheme="majorBidi" w:cstheme="majorBidi"/>
          <w:noProof/>
        </w:rPr>
        <mc:AlternateContent>
          <mc:Choice Requires="wps">
            <w:drawing>
              <wp:anchor distT="0" distB="0" distL="114300" distR="114300" simplePos="0" relativeHeight="251671552" behindDoc="0" locked="0" layoutInCell="1" allowOverlap="1" wp14:anchorId="0CCB96EF" wp14:editId="7969FE07">
                <wp:simplePos x="0" y="0"/>
                <wp:positionH relativeFrom="column">
                  <wp:posOffset>1001786</wp:posOffset>
                </wp:positionH>
                <wp:positionV relativeFrom="paragraph">
                  <wp:posOffset>2876696</wp:posOffset>
                </wp:positionV>
                <wp:extent cx="5723255" cy="635"/>
                <wp:effectExtent l="0" t="0" r="0" b="0"/>
                <wp:wrapTopAndBottom/>
                <wp:docPr id="1204147637" name="Zone de texte 1"/>
                <wp:cNvGraphicFramePr/>
                <a:graphic xmlns:a="http://schemas.openxmlformats.org/drawingml/2006/main">
                  <a:graphicData uri="http://schemas.microsoft.com/office/word/2010/wordprocessingShape">
                    <wps:wsp>
                      <wps:cNvSpPr txBox="1"/>
                      <wps:spPr>
                        <a:xfrm>
                          <a:off x="0" y="0"/>
                          <a:ext cx="5723255" cy="635"/>
                        </a:xfrm>
                        <a:prstGeom prst="rect">
                          <a:avLst/>
                        </a:prstGeom>
                        <a:solidFill>
                          <a:prstClr val="white"/>
                        </a:solidFill>
                        <a:ln>
                          <a:noFill/>
                        </a:ln>
                      </wps:spPr>
                      <wps:txbx>
                        <w:txbxContent>
                          <w:p w14:paraId="4BF6B3EA" w14:textId="77777777" w:rsidR="006D71A4" w:rsidRPr="00394F2E" w:rsidRDefault="006D71A4" w:rsidP="006D71A4">
                            <w:pPr>
                              <w:pStyle w:val="Caption"/>
                              <w:jc w:val="center"/>
                              <w:rPr>
                                <w:rFonts w:asciiTheme="majorBidi" w:hAnsiTheme="majorBidi" w:cstheme="majorBidi"/>
                                <w:i w:val="0"/>
                                <w:iCs w:val="0"/>
                                <w:noProof/>
                                <w:sz w:val="20"/>
                              </w:rPr>
                            </w:pPr>
                            <w:bookmarkStart w:id="45" w:name="_Toc200441021"/>
                            <w:bookmarkStart w:id="46" w:name="_Toc201173504"/>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4</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w:t>
                            </w:r>
                            <w:bookmarkEnd w:id="45"/>
                            <w:bookmarkEnd w:id="46"/>
                            <w:r w:rsidRPr="00394F2E">
                              <w:rPr>
                                <w:rFonts w:asciiTheme="majorBidi" w:hAnsiTheme="majorBidi" w:cstheme="majorBidi"/>
                                <w:i w:val="0"/>
                                <w:iCs w:val="0"/>
                              </w:rPr>
                              <w:t xml:space="preserve"> ORGANISATION DE LA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B96EF" id="_x0000_s1029" type="#_x0000_t202" style="position:absolute;left:0;text-align:left;margin-left:78.9pt;margin-top:226.5pt;width:450.6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" stroked="f">
                <v:textbox style="mso-fit-shape-to-text:t" inset="0,0,0,0">
                  <w:txbxContent>
                    <w:p w14:paraId="4BF6B3EA" w14:textId="77777777" w:rsidR="006D71A4" w:rsidRPr="00394F2E" w:rsidRDefault="006D71A4" w:rsidP="006D71A4">
                      <w:pPr>
                        <w:pStyle w:val="Caption"/>
                        <w:jc w:val="center"/>
                        <w:rPr>
                          <w:rFonts w:asciiTheme="majorBidi" w:hAnsiTheme="majorBidi" w:cstheme="majorBidi"/>
                          <w:i w:val="0"/>
                          <w:iCs w:val="0"/>
                          <w:noProof/>
                          <w:sz w:val="20"/>
                        </w:rPr>
                      </w:pPr>
                      <w:bookmarkStart w:id="47" w:name="_Toc200441021"/>
                      <w:bookmarkStart w:id="48" w:name="_Toc201173504"/>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4</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w:t>
                      </w:r>
                      <w:bookmarkEnd w:id="47"/>
                      <w:bookmarkEnd w:id="48"/>
                      <w:r w:rsidRPr="00394F2E">
                        <w:rPr>
                          <w:rFonts w:asciiTheme="majorBidi" w:hAnsiTheme="majorBidi" w:cstheme="majorBidi"/>
                          <w:i w:val="0"/>
                          <w:iCs w:val="0"/>
                        </w:rPr>
                        <w:t xml:space="preserve"> ORGANISATION DE LA MAP</w:t>
                      </w:r>
                    </w:p>
                  </w:txbxContent>
                </v:textbox>
                <w10:wrap type="topAndBottom"/>
              </v:shape>
            </w:pict>
          </mc:Fallback>
        </mc:AlternateContent>
      </w:r>
      <w:r w:rsidRPr="00394F2E">
        <w:rPr>
          <w:rFonts w:asciiTheme="majorBidi" w:hAnsiTheme="majorBidi" w:cstheme="majorBidi"/>
          <w:noProof/>
          <w:sz w:val="20"/>
        </w:rPr>
        <w:drawing>
          <wp:anchor distT="0" distB="0" distL="0" distR="0" simplePos="0" relativeHeight="251670528" behindDoc="1" locked="0" layoutInCell="1" allowOverlap="1" wp14:anchorId="72433D03" wp14:editId="1888A0A4">
            <wp:simplePos x="0" y="0"/>
            <wp:positionH relativeFrom="page">
              <wp:posOffset>1934210</wp:posOffset>
            </wp:positionH>
            <wp:positionV relativeFrom="paragraph">
              <wp:posOffset>244475</wp:posOffset>
            </wp:positionV>
            <wp:extent cx="4424045" cy="259524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24045" cy="2595245"/>
                    </a:xfrm>
                    <a:prstGeom prst="rect">
                      <a:avLst/>
                    </a:prstGeom>
                  </pic:spPr>
                </pic:pic>
              </a:graphicData>
            </a:graphic>
            <wp14:sizeRelH relativeFrom="margin">
              <wp14:pctWidth>0</wp14:pctWidth>
            </wp14:sizeRelH>
            <wp14:sizeRelV relativeFrom="margin">
              <wp14:pctHeight>0</wp14:pctHeight>
            </wp14:sizeRelV>
          </wp:anchor>
        </w:drawing>
      </w:r>
      <w:bookmarkStart w:id="49" w:name="_bookmark16"/>
      <w:bookmarkStart w:id="50" w:name="_bookmark17"/>
      <w:bookmarkEnd w:id="49"/>
      <w:bookmarkEnd w:id="50"/>
    </w:p>
    <w:p w14:paraId="53CA56DA" w14:textId="77777777" w:rsidR="006D71A4" w:rsidRPr="0022017E" w:rsidRDefault="006D71A4" w:rsidP="006D71A4">
      <w:pPr>
        <w:pStyle w:val="Heading4"/>
        <w:ind w:left="0"/>
        <w:rPr>
          <w:rFonts w:asciiTheme="majorBidi" w:hAnsiTheme="majorBidi"/>
          <w:i w:val="0"/>
          <w:iCs w:val="0"/>
        </w:rPr>
      </w:pPr>
      <w:bookmarkStart w:id="51" w:name="_bookmark14"/>
      <w:bookmarkEnd w:id="51"/>
    </w:p>
    <w:p w14:paraId="1472CC54" w14:textId="512E1F62" w:rsidR="006D71A4" w:rsidRPr="00394F2E" w:rsidRDefault="00CA6EA9" w:rsidP="006D71A4">
      <w:pPr>
        <w:pStyle w:val="Heading4"/>
        <w:numPr>
          <w:ilvl w:val="1"/>
          <w:numId w:val="0"/>
        </w:numPr>
        <w:ind w:left="2858" w:hanging="360"/>
        <w:rPr>
          <w:rFonts w:asciiTheme="majorBidi" w:hAnsiTheme="majorBidi"/>
          <w:i w:val="0"/>
          <w:iCs w:val="0"/>
          <w:sz w:val="28"/>
          <w:szCs w:val="28"/>
        </w:rPr>
      </w:pPr>
      <w:bookmarkStart w:id="52" w:name="_Toc232736098"/>
      <w:r w:rsidRPr="00394F2E">
        <w:rPr>
          <w:rFonts w:asciiTheme="majorBidi" w:hAnsiTheme="majorBidi"/>
          <w:i w:val="0"/>
          <w:iCs w:val="0"/>
          <w:sz w:val="28"/>
          <w:szCs w:val="28"/>
        </w:rPr>
        <w:t xml:space="preserve">1.5 </w:t>
      </w:r>
      <w:r w:rsidR="006D71A4" w:rsidRPr="00394F2E">
        <w:rPr>
          <w:rFonts w:asciiTheme="majorBidi" w:hAnsiTheme="majorBidi"/>
          <w:i w:val="0"/>
          <w:iCs w:val="0"/>
          <w:sz w:val="28"/>
          <w:szCs w:val="28"/>
        </w:rPr>
        <w:t>MAP Rabat</w:t>
      </w:r>
      <w:bookmarkEnd w:id="52"/>
    </w:p>
    <w:p w14:paraId="131571E8" w14:textId="77777777" w:rsidR="006D71A4" w:rsidRPr="00394F2E" w:rsidRDefault="006D71A4" w:rsidP="006D71A4">
      <w:pPr>
        <w:pStyle w:val="BodyText"/>
        <w:spacing w:before="128"/>
        <w:rPr>
          <w:rFonts w:asciiTheme="majorBidi" w:hAnsiTheme="majorBidi" w:cstheme="majorBidi"/>
          <w:sz w:val="28"/>
        </w:rPr>
      </w:pPr>
    </w:p>
    <w:p w14:paraId="38BF9E62" w14:textId="0E9045F2" w:rsidR="006D71A4" w:rsidRPr="00394F2E" w:rsidRDefault="006D71A4" w:rsidP="006D71A4">
      <w:pPr>
        <w:pStyle w:val="text"/>
      </w:pPr>
      <w:r w:rsidRPr="00394F2E">
        <w:t>S’inscrivant dans une dynamique de modernisation et d’adaptation aux mutations du paysage médiatique, l</w:t>
      </w:r>
      <w:ins w:id="53" w:author="NOUREDDINE KERZAZI" w:date="2026-06-21T13:40:00Z">
        <w:r w:rsidR="0053613C">
          <w:t>e</w:t>
        </w:r>
      </w:ins>
      <w:del w:id="54" w:author="NOUREDDINE KERZAZI" w:date="2026-06-21T13:40:00Z">
        <w:r w:rsidRPr="00394F2E" w:rsidDel="0053613C">
          <w:delText>a</w:delText>
        </w:r>
      </w:del>
      <w:r w:rsidRPr="00394F2E">
        <w:t xml:space="preserve"> </w:t>
      </w:r>
      <w:r w:rsidRPr="00394F2E">
        <w:rPr>
          <w:b/>
          <w:bCs/>
        </w:rPr>
        <w:t>Maghreb Arabe Presse (MAP)</w:t>
      </w:r>
      <w:r w:rsidRPr="00394F2E">
        <w:t>, dont le siège est situé à Rabat, constitue le centre névralgique de la production et de la diffusion de l’information au niveau national et international. Elle joue un rôle stratégique dans la collecte, le traitement et la diffusion de l’actualité, en s’appuyant sur une infrastructure technologique avancée et des ressources humaines qualifiées.</w:t>
      </w:r>
    </w:p>
    <w:p w14:paraId="2A2BEBEC" w14:textId="77777777" w:rsidR="006D71A4" w:rsidRPr="00394F2E" w:rsidRDefault="006D71A4" w:rsidP="006D71A4">
      <w:pPr>
        <w:pStyle w:val="text"/>
      </w:pPr>
      <w:r w:rsidRPr="00394F2E">
        <w:t>Dans cette optique, la MAP Rabat a su intégrer les évolutions numériques en développant des solutions innovantes en matière de diffusion multicanale, incluant les plateformes digitales et les supports multimédias. Cette transformation permet à l’agence d’assurer une information continue, fiable et adaptée aux exigences des différents publics.</w:t>
      </w:r>
    </w:p>
    <w:p w14:paraId="720679CC" w14:textId="77777777" w:rsidR="006D71A4" w:rsidRPr="00394F2E" w:rsidRDefault="006D71A4" w:rsidP="006D71A4">
      <w:pPr>
        <w:pStyle w:val="text"/>
      </w:pPr>
      <w:r w:rsidRPr="00394F2E">
        <w:t>Par ailleurs, la MAP s’inscrit dans une logique de coopération et d’ouverture, à travers des partenariats avec plusieurs agences de presse internationales, renforçant ainsi son positionnement sur la scène médiatique mondiale. Elle contribue également au développement des compétences dans le domaine du journalisme et de la communication, notamment via des initiatives de formation et de perfectionnement professionnel.</w:t>
      </w:r>
    </w:p>
    <w:p w14:paraId="7D7B88BB" w14:textId="77777777" w:rsidR="006D71A4" w:rsidRPr="00394F2E" w:rsidRDefault="006D71A4" w:rsidP="006D71A4">
      <w:pPr>
        <w:pStyle w:val="text"/>
      </w:pPr>
      <w:r w:rsidRPr="00394F2E">
        <w:t>Ainsi, la MAP Rabat se positionne comme un acteur central et incontournable du paysage médiatique marocain, alliant tradition journalistique et innovation technologique pour répondre aux enjeux contemporains de l’information.</w:t>
      </w:r>
    </w:p>
    <w:p w14:paraId="0739776E" w14:textId="77777777" w:rsidR="006D71A4" w:rsidRPr="00394F2E" w:rsidRDefault="006D71A4" w:rsidP="006D71A4">
      <w:pPr>
        <w:pStyle w:val="text"/>
        <w:rPr>
          <w:spacing w:val="-5"/>
          <w:lang w:val="fr-FR"/>
        </w:rPr>
      </w:pPr>
      <w:r w:rsidRPr="00394F2E">
        <w:rPr>
          <w:noProof/>
        </w:rPr>
        <w:drawing>
          <wp:anchor distT="0" distB="0" distL="0" distR="0" simplePos="0" relativeHeight="251664384" behindDoc="1" locked="0" layoutInCell="1" allowOverlap="1" wp14:anchorId="4C87737E" wp14:editId="0366804B">
            <wp:simplePos x="0" y="0"/>
            <wp:positionH relativeFrom="page">
              <wp:posOffset>1659890</wp:posOffset>
            </wp:positionH>
            <wp:positionV relativeFrom="paragraph">
              <wp:posOffset>224155</wp:posOffset>
            </wp:positionV>
            <wp:extent cx="5106035" cy="2609215"/>
            <wp:effectExtent l="0" t="0" r="0" b="635"/>
            <wp:wrapSquare wrapText="bothSides"/>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06035" cy="2609215"/>
                    </a:xfrm>
                    <a:prstGeom prst="rect">
                      <a:avLst/>
                    </a:prstGeom>
                  </pic:spPr>
                </pic:pic>
              </a:graphicData>
            </a:graphic>
            <wp14:sizeRelH relativeFrom="margin">
              <wp14:pctWidth>0</wp14:pctWidth>
            </wp14:sizeRelH>
            <wp14:sizeRelV relativeFrom="margin">
              <wp14:pctHeight>0</wp14:pctHeight>
            </wp14:sizeRelV>
          </wp:anchor>
        </w:drawing>
      </w:r>
    </w:p>
    <w:p w14:paraId="42A7766D" w14:textId="77777777" w:rsidR="006D71A4" w:rsidRPr="00394F2E" w:rsidRDefault="006D71A4" w:rsidP="006D71A4">
      <w:pPr>
        <w:pStyle w:val="text"/>
        <w:rPr>
          <w:lang w:val="fr-FR"/>
        </w:rPr>
      </w:pPr>
    </w:p>
    <w:p w14:paraId="2D7707AB" w14:textId="77777777" w:rsidR="006D71A4" w:rsidRPr="00394F2E" w:rsidRDefault="006D71A4" w:rsidP="006D71A4">
      <w:pPr>
        <w:pStyle w:val="ListParagraph"/>
        <w:spacing w:before="96"/>
        <w:ind w:left="1351" w:right="1207"/>
        <w:jc w:val="center"/>
        <w:rPr>
          <w:rFonts w:asciiTheme="majorBidi" w:hAnsiTheme="majorBidi" w:cstheme="majorBidi"/>
          <w:bCs/>
        </w:rPr>
      </w:pPr>
    </w:p>
    <w:p w14:paraId="4A6DFD51" w14:textId="77777777" w:rsidR="006D71A4" w:rsidRPr="00394F2E" w:rsidRDefault="006D71A4" w:rsidP="006D71A4">
      <w:pPr>
        <w:pStyle w:val="BodyText"/>
        <w:spacing w:before="93"/>
        <w:rPr>
          <w:rFonts w:asciiTheme="majorBidi" w:hAnsiTheme="majorBidi" w:cstheme="majorBidi"/>
          <w:sz w:val="20"/>
        </w:rPr>
      </w:pPr>
    </w:p>
    <w:p w14:paraId="789BF03A" w14:textId="77777777" w:rsidR="006D71A4" w:rsidRPr="00394F2E" w:rsidRDefault="006D71A4" w:rsidP="006D71A4">
      <w:pPr>
        <w:pStyle w:val="BodyText"/>
        <w:spacing w:before="93"/>
        <w:rPr>
          <w:rFonts w:asciiTheme="majorBidi" w:hAnsiTheme="majorBidi" w:cstheme="majorBidi"/>
          <w:sz w:val="20"/>
        </w:rPr>
      </w:pPr>
    </w:p>
    <w:p w14:paraId="115BDF2E" w14:textId="77777777" w:rsidR="006D71A4" w:rsidRPr="00394F2E" w:rsidRDefault="006D71A4" w:rsidP="006D71A4">
      <w:pPr>
        <w:pStyle w:val="BodyText"/>
        <w:spacing w:before="93"/>
        <w:rPr>
          <w:rFonts w:asciiTheme="majorBidi" w:hAnsiTheme="majorBidi" w:cstheme="majorBidi"/>
          <w:sz w:val="20"/>
        </w:rPr>
      </w:pPr>
    </w:p>
    <w:p w14:paraId="0C8D8FCD" w14:textId="77777777" w:rsidR="006D71A4" w:rsidRPr="00394F2E" w:rsidRDefault="006D71A4" w:rsidP="006D71A4">
      <w:pPr>
        <w:pStyle w:val="BodyText"/>
        <w:spacing w:before="93"/>
        <w:rPr>
          <w:rFonts w:asciiTheme="majorBidi" w:hAnsiTheme="majorBidi" w:cstheme="majorBidi"/>
          <w:sz w:val="20"/>
        </w:rPr>
      </w:pPr>
    </w:p>
    <w:p w14:paraId="2DD265C5" w14:textId="77777777" w:rsidR="006D71A4" w:rsidRPr="00394F2E" w:rsidRDefault="006D71A4" w:rsidP="006D71A4">
      <w:pPr>
        <w:pStyle w:val="BodyText"/>
        <w:spacing w:before="93"/>
        <w:rPr>
          <w:rFonts w:asciiTheme="majorBidi" w:hAnsiTheme="majorBidi" w:cstheme="majorBidi"/>
          <w:sz w:val="20"/>
        </w:rPr>
      </w:pPr>
    </w:p>
    <w:p w14:paraId="7B96F62D" w14:textId="77777777" w:rsidR="006D71A4" w:rsidRPr="00394F2E" w:rsidRDefault="006D71A4" w:rsidP="006D71A4">
      <w:pPr>
        <w:pStyle w:val="BodyText"/>
        <w:spacing w:before="93"/>
        <w:rPr>
          <w:rFonts w:asciiTheme="majorBidi" w:hAnsiTheme="majorBidi" w:cstheme="majorBidi"/>
          <w:sz w:val="20"/>
        </w:rPr>
      </w:pPr>
    </w:p>
    <w:p w14:paraId="696F24B7" w14:textId="77777777" w:rsidR="006D71A4" w:rsidRPr="00394F2E" w:rsidRDefault="006D71A4" w:rsidP="006D71A4">
      <w:pPr>
        <w:pStyle w:val="BodyText"/>
        <w:spacing w:before="93"/>
        <w:rPr>
          <w:rFonts w:asciiTheme="majorBidi" w:hAnsiTheme="majorBidi" w:cstheme="majorBidi"/>
          <w:sz w:val="20"/>
        </w:rPr>
      </w:pPr>
    </w:p>
    <w:p w14:paraId="67E070CC" w14:textId="77777777" w:rsidR="006D71A4" w:rsidRPr="00394F2E" w:rsidRDefault="006D71A4" w:rsidP="006D71A4">
      <w:pPr>
        <w:pStyle w:val="BodyText"/>
        <w:spacing w:before="93"/>
        <w:rPr>
          <w:rFonts w:asciiTheme="majorBidi" w:hAnsiTheme="majorBidi" w:cstheme="majorBidi"/>
          <w:sz w:val="20"/>
        </w:rPr>
      </w:pPr>
    </w:p>
    <w:p w14:paraId="285426AA" w14:textId="77777777" w:rsidR="006D71A4" w:rsidRPr="00760A34" w:rsidRDefault="006D71A4" w:rsidP="006D71A4">
      <w:pPr>
        <w:pStyle w:val="BodyText"/>
        <w:spacing w:before="93"/>
        <w:rPr>
          <w:sz w:val="20"/>
        </w:rPr>
      </w:pPr>
      <w:r>
        <w:rPr>
          <w:noProof/>
        </w:rPr>
        <mc:AlternateContent>
          <mc:Choice Requires="wps">
            <w:drawing>
              <wp:anchor distT="0" distB="0" distL="114300" distR="114300" simplePos="0" relativeHeight="251666432" behindDoc="0" locked="0" layoutInCell="1" allowOverlap="1" wp14:anchorId="0E5476B8" wp14:editId="595B3088">
                <wp:simplePos x="0" y="0"/>
                <wp:positionH relativeFrom="column">
                  <wp:posOffset>2075717</wp:posOffset>
                </wp:positionH>
                <wp:positionV relativeFrom="paragraph">
                  <wp:posOffset>339383</wp:posOffset>
                </wp:positionV>
                <wp:extent cx="4126230" cy="635"/>
                <wp:effectExtent l="0" t="0" r="0" b="0"/>
                <wp:wrapTopAndBottom/>
                <wp:docPr id="1629964934" name="Zone de texte 1"/>
                <wp:cNvGraphicFramePr/>
                <a:graphic xmlns:a="http://schemas.openxmlformats.org/drawingml/2006/main">
                  <a:graphicData uri="http://schemas.microsoft.com/office/word/2010/wordprocessingShape">
                    <wps:wsp>
                      <wps:cNvSpPr txBox="1"/>
                      <wps:spPr>
                        <a:xfrm>
                          <a:off x="0" y="0"/>
                          <a:ext cx="4126230" cy="635"/>
                        </a:xfrm>
                        <a:prstGeom prst="rect">
                          <a:avLst/>
                        </a:prstGeom>
                        <a:solidFill>
                          <a:prstClr val="white"/>
                        </a:solidFill>
                        <a:ln>
                          <a:noFill/>
                        </a:ln>
                      </wps:spPr>
                      <wps:txbx>
                        <w:txbxContent>
                          <w:p w14:paraId="6D33579A" w14:textId="77777777" w:rsidR="006D71A4" w:rsidRPr="0022017E" w:rsidRDefault="006D71A4" w:rsidP="006D71A4">
                            <w:pPr>
                              <w:pStyle w:val="Caption"/>
                              <w:jc w:val="center"/>
                              <w:rPr>
                                <w:rFonts w:asciiTheme="majorBidi" w:hAnsiTheme="majorBidi" w:cstheme="majorBidi"/>
                                <w:i w:val="0"/>
                                <w:iCs w:val="0"/>
                                <w:noProof/>
                              </w:rPr>
                            </w:pPr>
                            <w:bookmarkStart w:id="55" w:name="_Toc200441022"/>
                            <w:bookmarkStart w:id="56" w:name="_Toc201173505"/>
                            <w:r w:rsidRPr="0022017E">
                              <w:rPr>
                                <w:rFonts w:asciiTheme="majorBidi" w:hAnsiTheme="majorBidi" w:cstheme="majorBidi"/>
                                <w:i w:val="0"/>
                                <w:iCs w:val="0"/>
                              </w:rPr>
                              <w:t xml:space="preserve">Figure </w:t>
                            </w:r>
                            <w:r w:rsidRPr="0022017E">
                              <w:rPr>
                                <w:rFonts w:asciiTheme="majorBidi" w:hAnsiTheme="majorBidi" w:cstheme="majorBidi"/>
                                <w:i w:val="0"/>
                                <w:iCs w:val="0"/>
                              </w:rPr>
                              <w:fldChar w:fldCharType="begin"/>
                            </w:r>
                            <w:r w:rsidRPr="0022017E">
                              <w:rPr>
                                <w:rFonts w:asciiTheme="majorBidi" w:hAnsiTheme="majorBidi" w:cstheme="majorBidi"/>
                                <w:i w:val="0"/>
                                <w:iCs w:val="0"/>
                              </w:rPr>
                              <w:instrText xml:space="preserve"> SEQ Figure \* ARABIC </w:instrText>
                            </w:r>
                            <w:r w:rsidRPr="0022017E">
                              <w:rPr>
                                <w:rFonts w:asciiTheme="majorBidi" w:hAnsiTheme="majorBidi" w:cstheme="majorBidi"/>
                                <w:i w:val="0"/>
                                <w:iCs w:val="0"/>
                              </w:rPr>
                              <w:fldChar w:fldCharType="separate"/>
                            </w:r>
                            <w:r w:rsidRPr="0022017E">
                              <w:rPr>
                                <w:rFonts w:asciiTheme="majorBidi" w:hAnsiTheme="majorBidi" w:cstheme="majorBidi"/>
                                <w:i w:val="0"/>
                                <w:iCs w:val="0"/>
                                <w:noProof/>
                              </w:rPr>
                              <w:t>5</w:t>
                            </w:r>
                            <w:r w:rsidRPr="0022017E">
                              <w:rPr>
                                <w:rFonts w:asciiTheme="majorBidi" w:hAnsiTheme="majorBidi" w:cstheme="majorBidi"/>
                                <w:i w:val="0"/>
                                <w:iCs w:val="0"/>
                                <w:noProof/>
                              </w:rPr>
                              <w:fldChar w:fldCharType="end"/>
                            </w:r>
                            <w:r w:rsidRPr="0022017E">
                              <w:rPr>
                                <w:rFonts w:asciiTheme="majorBidi" w:hAnsiTheme="majorBidi" w:cstheme="majorBidi"/>
                                <w:i w:val="0"/>
                                <w:iCs w:val="0"/>
                              </w:rPr>
                              <w:t>:</w:t>
                            </w:r>
                            <w:bookmarkEnd w:id="55"/>
                            <w:bookmarkEnd w:id="56"/>
                            <w:r w:rsidRPr="0022017E">
                              <w:rPr>
                                <w:rFonts w:asciiTheme="majorBidi" w:hAnsiTheme="majorBidi" w:cstheme="majorBidi"/>
                                <w:i w:val="0"/>
                                <w:iCs w:val="0"/>
                              </w:rPr>
                              <w:t xml:space="preserve"> Maghreb Arabe Presse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476B8" id="_x0000_s1030" type="#_x0000_t202" style="position:absolute;left:0;text-align:left;margin-left:163.45pt;margin-top:26.7pt;width:324.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" stroked="f">
                <v:textbox style="mso-fit-shape-to-text:t" inset="0,0,0,0">
                  <w:txbxContent>
                    <w:p w14:paraId="6D33579A" w14:textId="77777777" w:rsidR="006D71A4" w:rsidRPr="0022017E" w:rsidRDefault="006D71A4" w:rsidP="006D71A4">
                      <w:pPr>
                        <w:pStyle w:val="Caption"/>
                        <w:jc w:val="center"/>
                        <w:rPr>
                          <w:rFonts w:asciiTheme="majorBidi" w:hAnsiTheme="majorBidi" w:cstheme="majorBidi"/>
                          <w:i w:val="0"/>
                          <w:iCs w:val="0"/>
                          <w:noProof/>
                        </w:rPr>
                      </w:pPr>
                      <w:bookmarkStart w:id="57" w:name="_Toc200441022"/>
                      <w:bookmarkStart w:id="58" w:name="_Toc201173505"/>
                      <w:r w:rsidRPr="0022017E">
                        <w:rPr>
                          <w:rFonts w:asciiTheme="majorBidi" w:hAnsiTheme="majorBidi" w:cstheme="majorBidi"/>
                          <w:i w:val="0"/>
                          <w:iCs w:val="0"/>
                        </w:rPr>
                        <w:t xml:space="preserve">Figure </w:t>
                      </w:r>
                      <w:r w:rsidRPr="0022017E">
                        <w:rPr>
                          <w:rFonts w:asciiTheme="majorBidi" w:hAnsiTheme="majorBidi" w:cstheme="majorBidi"/>
                          <w:i w:val="0"/>
                          <w:iCs w:val="0"/>
                        </w:rPr>
                        <w:fldChar w:fldCharType="begin"/>
                      </w:r>
                      <w:r w:rsidRPr="0022017E">
                        <w:rPr>
                          <w:rFonts w:asciiTheme="majorBidi" w:hAnsiTheme="majorBidi" w:cstheme="majorBidi"/>
                          <w:i w:val="0"/>
                          <w:iCs w:val="0"/>
                        </w:rPr>
                        <w:instrText xml:space="preserve"> SEQ Figure \* ARABIC </w:instrText>
                      </w:r>
                      <w:r w:rsidRPr="0022017E">
                        <w:rPr>
                          <w:rFonts w:asciiTheme="majorBidi" w:hAnsiTheme="majorBidi" w:cstheme="majorBidi"/>
                          <w:i w:val="0"/>
                          <w:iCs w:val="0"/>
                        </w:rPr>
                        <w:fldChar w:fldCharType="separate"/>
                      </w:r>
                      <w:r w:rsidRPr="0022017E">
                        <w:rPr>
                          <w:rFonts w:asciiTheme="majorBidi" w:hAnsiTheme="majorBidi" w:cstheme="majorBidi"/>
                          <w:i w:val="0"/>
                          <w:iCs w:val="0"/>
                          <w:noProof/>
                        </w:rPr>
                        <w:t>5</w:t>
                      </w:r>
                      <w:r w:rsidRPr="0022017E">
                        <w:rPr>
                          <w:rFonts w:asciiTheme="majorBidi" w:hAnsiTheme="majorBidi" w:cstheme="majorBidi"/>
                          <w:i w:val="0"/>
                          <w:iCs w:val="0"/>
                          <w:noProof/>
                        </w:rPr>
                        <w:fldChar w:fldCharType="end"/>
                      </w:r>
                      <w:r w:rsidRPr="0022017E">
                        <w:rPr>
                          <w:rFonts w:asciiTheme="majorBidi" w:hAnsiTheme="majorBidi" w:cstheme="majorBidi"/>
                          <w:i w:val="0"/>
                          <w:iCs w:val="0"/>
                        </w:rPr>
                        <w:t>:</w:t>
                      </w:r>
                      <w:bookmarkEnd w:id="57"/>
                      <w:bookmarkEnd w:id="58"/>
                      <w:r w:rsidRPr="0022017E">
                        <w:rPr>
                          <w:rFonts w:asciiTheme="majorBidi" w:hAnsiTheme="majorBidi" w:cstheme="majorBidi"/>
                          <w:i w:val="0"/>
                          <w:iCs w:val="0"/>
                        </w:rPr>
                        <w:t xml:space="preserve"> Maghreb Arabe Presse (MAP)</w:t>
                      </w:r>
                    </w:p>
                  </w:txbxContent>
                </v:textbox>
                <w10:wrap type="topAndBottom"/>
              </v:shape>
            </w:pict>
          </mc:Fallback>
        </mc:AlternateContent>
      </w:r>
    </w:p>
    <w:p w14:paraId="3F5C1875" w14:textId="739B24F1" w:rsidR="006D71A4" w:rsidRPr="00394F2E" w:rsidRDefault="006D71A4" w:rsidP="00114965">
      <w:pPr>
        <w:pStyle w:val="Heading3"/>
        <w:numPr>
          <w:ilvl w:val="0"/>
          <w:numId w:val="12"/>
        </w:numPr>
        <w:ind w:firstLine="513"/>
        <w:rPr>
          <w:rFonts w:asciiTheme="majorBidi" w:hAnsiTheme="majorBidi"/>
          <w:sz w:val="32"/>
          <w:szCs w:val="32"/>
        </w:rPr>
      </w:pPr>
      <w:bookmarkStart w:id="59" w:name="_Toc232736099"/>
      <w:r w:rsidRPr="00394F2E">
        <w:rPr>
          <w:rFonts w:asciiTheme="majorBidi" w:hAnsiTheme="majorBidi"/>
          <w:sz w:val="32"/>
          <w:szCs w:val="32"/>
        </w:rPr>
        <w:lastRenderedPageBreak/>
        <w:t>Présentation de l’école EHEI</w:t>
      </w:r>
      <w:bookmarkEnd w:id="59"/>
      <w:r w:rsidRPr="00394F2E">
        <w:rPr>
          <w:rFonts w:asciiTheme="majorBidi" w:hAnsiTheme="majorBidi"/>
          <w:sz w:val="32"/>
          <w:szCs w:val="32"/>
        </w:rPr>
        <w:t> </w:t>
      </w:r>
    </w:p>
    <w:p w14:paraId="4B230C08" w14:textId="77777777" w:rsidR="006D71A4" w:rsidRPr="00394F2E" w:rsidRDefault="006D71A4" w:rsidP="006D71A4">
      <w:pPr>
        <w:pStyle w:val="Image"/>
      </w:pPr>
      <w:r w:rsidRPr="00394F2E">
        <w:rPr>
          <w:noProof/>
        </w:rPr>
        <w:drawing>
          <wp:inline distT="0" distB="0" distL="0" distR="0" wp14:anchorId="1A61BA62" wp14:editId="32380770">
            <wp:extent cx="2706624" cy="1682115"/>
            <wp:effectExtent l="0" t="0" r="0" b="0"/>
            <wp:docPr id="8" name="Image 8" descr="Une image contenant Police, text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Police, texte, logo, Graphique&#10;&#10;Description générée automatiquement"/>
                    <pic:cNvPicPr/>
                  </pic:nvPicPr>
                  <pic:blipFill>
                    <a:blip r:embed="rId29">
                      <a:extLst>
                        <a:ext uri="{28A0092B-C50C-407E-A947-70E740481C1C}">
                          <a14:useLocalDpi xmlns:a14="http://schemas.microsoft.com/office/drawing/2010/main" val="0"/>
                        </a:ext>
                      </a:extLst>
                    </a:blip>
                    <a:stretch>
                      <a:fillRect/>
                    </a:stretch>
                  </pic:blipFill>
                  <pic:spPr>
                    <a:xfrm>
                      <a:off x="0" y="0"/>
                      <a:ext cx="2995785" cy="1861823"/>
                    </a:xfrm>
                    <a:prstGeom prst="rect">
                      <a:avLst/>
                    </a:prstGeom>
                  </pic:spPr>
                </pic:pic>
              </a:graphicData>
            </a:graphic>
          </wp:inline>
        </w:drawing>
      </w:r>
    </w:p>
    <w:p w14:paraId="1A916C58" w14:textId="77777777" w:rsidR="006D71A4" w:rsidRPr="00394F2E" w:rsidRDefault="006D71A4" w:rsidP="006D71A4">
      <w:pPr>
        <w:pStyle w:val="Caption"/>
        <w:jc w:val="center"/>
        <w:rPr>
          <w:rFonts w:asciiTheme="majorBidi" w:hAnsiTheme="majorBidi" w:cstheme="majorBidi"/>
        </w:rPr>
      </w:pPr>
      <w:bookmarkStart w:id="60" w:name="_Toc201173506"/>
      <w:r w:rsidRPr="00394F2E">
        <w:rPr>
          <w:rFonts w:asciiTheme="majorBidi" w:hAnsiTheme="majorBidi" w:cstheme="majorBidi"/>
        </w:rPr>
        <w:t xml:space="preserve">Figure </w:t>
      </w:r>
      <w:r w:rsidRPr="00394F2E">
        <w:rPr>
          <w:rFonts w:asciiTheme="majorBidi" w:hAnsiTheme="majorBidi" w:cstheme="majorBidi"/>
        </w:rPr>
        <w:fldChar w:fldCharType="begin"/>
      </w:r>
      <w:r w:rsidRPr="00394F2E">
        <w:rPr>
          <w:rFonts w:asciiTheme="majorBidi" w:hAnsiTheme="majorBidi" w:cstheme="majorBidi"/>
        </w:rPr>
        <w:instrText xml:space="preserve"> SEQ Figure \* ARABIC </w:instrText>
      </w:r>
      <w:r w:rsidRPr="00394F2E">
        <w:rPr>
          <w:rFonts w:asciiTheme="majorBidi" w:hAnsiTheme="majorBidi" w:cstheme="majorBidi"/>
        </w:rPr>
        <w:fldChar w:fldCharType="separate"/>
      </w:r>
      <w:r w:rsidRPr="00394F2E">
        <w:rPr>
          <w:rFonts w:asciiTheme="majorBidi" w:hAnsiTheme="majorBidi" w:cstheme="majorBidi"/>
          <w:noProof/>
        </w:rPr>
        <w:t>6</w:t>
      </w:r>
      <w:r w:rsidRPr="00394F2E">
        <w:rPr>
          <w:rFonts w:asciiTheme="majorBidi" w:hAnsiTheme="majorBidi" w:cstheme="majorBidi"/>
          <w:noProof/>
        </w:rPr>
        <w:fldChar w:fldCharType="end"/>
      </w:r>
      <w:r w:rsidRPr="00394F2E">
        <w:rPr>
          <w:rFonts w:asciiTheme="majorBidi" w:hAnsiTheme="majorBidi" w:cstheme="majorBidi"/>
        </w:rPr>
        <w:t>: LOGO EHEI</w:t>
      </w:r>
      <w:bookmarkEnd w:id="60"/>
    </w:p>
    <w:p w14:paraId="57F632DA" w14:textId="77777777" w:rsidR="006D71A4" w:rsidRPr="00394F2E" w:rsidRDefault="006D71A4" w:rsidP="006D71A4">
      <w:pPr>
        <w:pStyle w:val="Heading5"/>
        <w:ind w:left="1711"/>
        <w:rPr>
          <w:rFonts w:asciiTheme="majorBidi" w:hAnsiTheme="majorBidi"/>
        </w:rPr>
      </w:pPr>
    </w:p>
    <w:p w14:paraId="1B09A898" w14:textId="51E250C2" w:rsidR="006D71A4" w:rsidRPr="00394F2E" w:rsidRDefault="006D71A4" w:rsidP="00114965">
      <w:pPr>
        <w:pStyle w:val="Heading4"/>
        <w:numPr>
          <w:ilvl w:val="1"/>
          <w:numId w:val="11"/>
        </w:numPr>
        <w:rPr>
          <w:rFonts w:asciiTheme="majorBidi" w:hAnsiTheme="majorBidi"/>
          <w:i w:val="0"/>
          <w:iCs w:val="0"/>
          <w:sz w:val="28"/>
          <w:szCs w:val="28"/>
        </w:rPr>
      </w:pPr>
      <w:bookmarkStart w:id="61" w:name="_Toc232736100"/>
      <w:r w:rsidRPr="00394F2E">
        <w:rPr>
          <w:rFonts w:asciiTheme="majorBidi" w:hAnsiTheme="majorBidi"/>
          <w:i w:val="0"/>
          <w:iCs w:val="0"/>
          <w:sz w:val="28"/>
          <w:szCs w:val="28"/>
        </w:rPr>
        <w:t>Introduction</w:t>
      </w:r>
      <w:bookmarkEnd w:id="61"/>
    </w:p>
    <w:p w14:paraId="14E98AAA" w14:textId="77777777" w:rsidR="00CA6EA9" w:rsidRPr="00394F2E" w:rsidRDefault="00CA6EA9" w:rsidP="00CA6EA9">
      <w:pPr>
        <w:pStyle w:val="ListParagraph"/>
        <w:ind w:left="2858"/>
        <w:rPr>
          <w:rFonts w:asciiTheme="majorBidi" w:hAnsiTheme="majorBidi" w:cstheme="majorBidi"/>
        </w:rPr>
      </w:pPr>
    </w:p>
    <w:p w14:paraId="5C958910" w14:textId="77777777" w:rsidR="006D71A4" w:rsidRPr="00394F2E" w:rsidRDefault="006D71A4" w:rsidP="006D71A4">
      <w:pPr>
        <w:pStyle w:val="text"/>
      </w:pPr>
      <w:r w:rsidRPr="00394F2E">
        <w:t xml:space="preserve">L’École des Hautes Études d’Ingénierie (EHEI), située à </w:t>
      </w:r>
      <w:r w:rsidRPr="00394F2E">
        <w:rPr>
          <w:b/>
          <w:bCs/>
        </w:rPr>
        <w:t>Oujda</w:t>
      </w:r>
      <w:r w:rsidRPr="00394F2E">
        <w:t xml:space="preserve">, est un établissement privé d’enseignement supérieur marocain, </w:t>
      </w:r>
      <w:r w:rsidRPr="00394F2E">
        <w:rPr>
          <w:b/>
          <w:bCs/>
        </w:rPr>
        <w:t>officiellement autorisé par le ministère de l’Enseignement Supérieur</w:t>
      </w:r>
      <w:r w:rsidRPr="00394F2E">
        <w:t>. Depuis sa création, l’EHEI s’est donnée pour mission de former des ingénieurs compétents, capables de répondre aux exigences d’un marché du travail de plus en plus concurrentiel, exigeant et tourné vers l’innovation.</w:t>
      </w:r>
    </w:p>
    <w:p w14:paraId="6FB80D57" w14:textId="77777777" w:rsidR="006D71A4" w:rsidRPr="00394F2E" w:rsidRDefault="006D71A4" w:rsidP="006D71A4">
      <w:pPr>
        <w:pStyle w:val="text"/>
      </w:pPr>
      <w:r w:rsidRPr="00394F2E">
        <w:t xml:space="preserve">L’école se distingue par son </w:t>
      </w:r>
      <w:r w:rsidRPr="00394F2E">
        <w:rPr>
          <w:b/>
          <w:bCs/>
        </w:rPr>
        <w:t>engagement envers la qualité de l’enseignement</w:t>
      </w:r>
      <w:r w:rsidRPr="00394F2E">
        <w:t xml:space="preserve">, son ouverture sur les évolutions technologiques et industrielles, ainsi que par sa volonté de rapprocher les formations académiques du monde professionnel. Elle représente aujourd’hui une </w:t>
      </w:r>
      <w:r w:rsidRPr="00394F2E">
        <w:rPr>
          <w:b/>
          <w:bCs/>
        </w:rPr>
        <w:t>référence régionale</w:t>
      </w:r>
      <w:r w:rsidRPr="00394F2E">
        <w:t xml:space="preserve"> dans le domaine de la formation d’ingénieurs à Oujda et dans l’Oriental.</w:t>
      </w:r>
    </w:p>
    <w:p w14:paraId="02E4BD58" w14:textId="77777777" w:rsidR="006D71A4" w:rsidRPr="00394F2E" w:rsidRDefault="006D71A4" w:rsidP="006D71A4">
      <w:pPr>
        <w:pStyle w:val="text"/>
      </w:pPr>
    </w:p>
    <w:p w14:paraId="1C407A77" w14:textId="351836F6" w:rsidR="006D71A4" w:rsidRPr="00394F2E" w:rsidRDefault="006D71A4" w:rsidP="006D71A4">
      <w:pPr>
        <w:pStyle w:val="Heading4"/>
        <w:numPr>
          <w:ilvl w:val="1"/>
          <w:numId w:val="0"/>
        </w:numPr>
        <w:ind w:left="2858" w:hanging="360"/>
        <w:rPr>
          <w:rFonts w:asciiTheme="majorBidi" w:hAnsiTheme="majorBidi"/>
          <w:i w:val="0"/>
          <w:iCs w:val="0"/>
          <w:sz w:val="28"/>
          <w:szCs w:val="28"/>
        </w:rPr>
      </w:pPr>
      <w:r w:rsidRPr="00394F2E">
        <w:rPr>
          <w:rFonts w:asciiTheme="majorBidi" w:hAnsiTheme="majorBidi"/>
          <w:i w:val="0"/>
          <w:iCs w:val="0"/>
        </w:rPr>
        <w:t xml:space="preserve"> </w:t>
      </w:r>
      <w:bookmarkStart w:id="62" w:name="_Toc232736101"/>
      <w:r w:rsidR="008E1D98" w:rsidRPr="00394F2E">
        <w:rPr>
          <w:rFonts w:asciiTheme="majorBidi" w:hAnsiTheme="majorBidi"/>
          <w:i w:val="0"/>
          <w:iCs w:val="0"/>
          <w:sz w:val="28"/>
          <w:szCs w:val="28"/>
        </w:rPr>
        <w:t>2</w:t>
      </w:r>
      <w:r w:rsidR="00CA6EA9" w:rsidRPr="00394F2E">
        <w:rPr>
          <w:rFonts w:asciiTheme="majorBidi" w:hAnsiTheme="majorBidi"/>
          <w:i w:val="0"/>
          <w:iCs w:val="0"/>
          <w:sz w:val="28"/>
          <w:szCs w:val="28"/>
        </w:rPr>
        <w:t xml:space="preserve">.2 </w:t>
      </w:r>
      <w:r w:rsidRPr="00394F2E">
        <w:rPr>
          <w:rFonts w:asciiTheme="majorBidi" w:hAnsiTheme="majorBidi"/>
          <w:i w:val="0"/>
          <w:iCs w:val="0"/>
          <w:sz w:val="28"/>
          <w:szCs w:val="28"/>
        </w:rPr>
        <w:t>Objectif</w:t>
      </w:r>
      <w:bookmarkEnd w:id="62"/>
    </w:p>
    <w:p w14:paraId="70A6E220" w14:textId="77777777" w:rsidR="006D71A4" w:rsidRPr="00394F2E" w:rsidRDefault="006D71A4" w:rsidP="006D71A4">
      <w:pPr>
        <w:pStyle w:val="Heading5"/>
        <w:ind w:left="1711"/>
        <w:rPr>
          <w:rFonts w:asciiTheme="majorBidi" w:hAnsiTheme="majorBidi"/>
        </w:rPr>
      </w:pPr>
    </w:p>
    <w:p w14:paraId="4D3DCDA0" w14:textId="77777777" w:rsidR="006D71A4" w:rsidRPr="00394F2E" w:rsidRDefault="006D71A4" w:rsidP="006D71A4">
      <w:pPr>
        <w:pStyle w:val="text"/>
      </w:pPr>
      <w:r w:rsidRPr="00394F2E">
        <w:t>L’EHEI a pour objectif principal de former des ingénieurs qualifiés dotés de compétences techniques et managériales. Elle vise à :</w:t>
      </w:r>
    </w:p>
    <w:p w14:paraId="57065175" w14:textId="77777777" w:rsidR="006D71A4" w:rsidRPr="00394F2E" w:rsidRDefault="006D71A4" w:rsidP="00114965">
      <w:pPr>
        <w:pStyle w:val="text"/>
        <w:numPr>
          <w:ilvl w:val="2"/>
          <w:numId w:val="7"/>
        </w:numPr>
      </w:pPr>
      <w:r w:rsidRPr="00394F2E">
        <w:t xml:space="preserve">Assurer une formation professionnalisante adaptée aux besoins du marché ; </w:t>
      </w:r>
    </w:p>
    <w:p w14:paraId="286FE9A5" w14:textId="77777777" w:rsidR="006D71A4" w:rsidRPr="00394F2E" w:rsidRDefault="006D71A4" w:rsidP="00114965">
      <w:pPr>
        <w:pStyle w:val="text"/>
        <w:numPr>
          <w:ilvl w:val="2"/>
          <w:numId w:val="7"/>
        </w:numPr>
      </w:pPr>
      <w:r w:rsidRPr="00394F2E">
        <w:t xml:space="preserve">Développer l’esprit d’analyse, d’innovation et d’autonomie des étudiants ; </w:t>
      </w:r>
    </w:p>
    <w:p w14:paraId="3EE58097" w14:textId="2684B048" w:rsidR="006D71A4" w:rsidRDefault="006D71A4" w:rsidP="00114965">
      <w:pPr>
        <w:pStyle w:val="text"/>
        <w:numPr>
          <w:ilvl w:val="2"/>
          <w:numId w:val="7"/>
        </w:numPr>
      </w:pPr>
      <w:r w:rsidRPr="00394F2E">
        <w:t>Faciliter l’intégration des diplômés dans le monde professionnel ou la poursuite d’études supérieures.</w:t>
      </w:r>
    </w:p>
    <w:p w14:paraId="7376703A" w14:textId="77777777" w:rsidR="00394F2E" w:rsidRPr="00394F2E" w:rsidRDefault="00394F2E" w:rsidP="00394F2E">
      <w:pPr>
        <w:pStyle w:val="text"/>
        <w:ind w:left="2160" w:firstLine="0"/>
      </w:pPr>
    </w:p>
    <w:p w14:paraId="7CB472EF" w14:textId="77777777" w:rsidR="00394F2E" w:rsidRDefault="00394F2E" w:rsidP="00394F2E">
      <w:pPr>
        <w:pStyle w:val="Heading4"/>
        <w:numPr>
          <w:ilvl w:val="1"/>
          <w:numId w:val="0"/>
        </w:numPr>
        <w:ind w:left="1416" w:firstLine="708"/>
        <w:rPr>
          <w:rFonts w:asciiTheme="majorBidi" w:hAnsiTheme="majorBidi"/>
          <w:i w:val="0"/>
          <w:iCs w:val="0"/>
          <w:sz w:val="24"/>
          <w:szCs w:val="24"/>
        </w:rPr>
      </w:pPr>
    </w:p>
    <w:p w14:paraId="0D904810" w14:textId="63B04784" w:rsidR="006D71A4" w:rsidRPr="00394F2E" w:rsidRDefault="008E1D98" w:rsidP="00394F2E">
      <w:pPr>
        <w:pStyle w:val="Heading4"/>
        <w:numPr>
          <w:ilvl w:val="1"/>
          <w:numId w:val="0"/>
        </w:numPr>
        <w:ind w:left="1416" w:firstLine="708"/>
        <w:rPr>
          <w:rFonts w:asciiTheme="majorBidi" w:hAnsiTheme="majorBidi"/>
          <w:i w:val="0"/>
          <w:iCs w:val="0"/>
          <w:sz w:val="24"/>
          <w:szCs w:val="24"/>
        </w:rPr>
      </w:pPr>
      <w:bookmarkStart w:id="63" w:name="_Toc232736102"/>
      <w:r w:rsidRPr="00394F2E">
        <w:rPr>
          <w:rFonts w:asciiTheme="majorBidi" w:hAnsiTheme="majorBidi"/>
          <w:i w:val="0"/>
          <w:iCs w:val="0"/>
          <w:sz w:val="24"/>
          <w:szCs w:val="24"/>
        </w:rPr>
        <w:t>2</w:t>
      </w:r>
      <w:r w:rsidR="00CA6EA9" w:rsidRPr="00394F2E">
        <w:rPr>
          <w:rFonts w:asciiTheme="majorBidi" w:hAnsiTheme="majorBidi"/>
          <w:i w:val="0"/>
          <w:iCs w:val="0"/>
          <w:sz w:val="24"/>
          <w:szCs w:val="24"/>
        </w:rPr>
        <w:t xml:space="preserve">.3 </w:t>
      </w:r>
      <w:r w:rsidR="006D71A4" w:rsidRPr="00394F2E">
        <w:rPr>
          <w:rFonts w:asciiTheme="majorBidi" w:hAnsiTheme="majorBidi"/>
          <w:i w:val="0"/>
          <w:iCs w:val="0"/>
          <w:sz w:val="24"/>
          <w:szCs w:val="24"/>
        </w:rPr>
        <w:t>Formation et spécialités</w:t>
      </w:r>
      <w:bookmarkEnd w:id="63"/>
    </w:p>
    <w:p w14:paraId="732945A2" w14:textId="77777777" w:rsidR="006D71A4" w:rsidRPr="00394F2E" w:rsidRDefault="006D71A4" w:rsidP="006D71A4">
      <w:pPr>
        <w:pStyle w:val="Heading5"/>
        <w:ind w:left="1711"/>
        <w:rPr>
          <w:rFonts w:asciiTheme="majorBidi" w:hAnsiTheme="majorBidi"/>
        </w:rPr>
      </w:pPr>
    </w:p>
    <w:p w14:paraId="11613E0F" w14:textId="30BB61E1" w:rsidR="006D71A4" w:rsidRPr="00394F2E" w:rsidRDefault="006D71A4" w:rsidP="006D71A4">
      <w:pPr>
        <w:pStyle w:val="text"/>
      </w:pPr>
      <w:r w:rsidRPr="00394F2E">
        <w:t xml:space="preserve">L’EHEI propose des formations d’ingénieur axées sur les </w:t>
      </w:r>
      <w:r w:rsidRPr="00394F2E">
        <w:rPr>
          <w:b/>
          <w:bCs/>
        </w:rPr>
        <w:t>besoins réels du marché de l’emploi</w:t>
      </w:r>
      <w:r w:rsidRPr="00394F2E">
        <w:t xml:space="preserve">, structurées en filières techniques et managériales. Parmi les principales spécialités </w:t>
      </w:r>
      <w:r w:rsidR="0022017E" w:rsidRPr="00394F2E">
        <w:t>figurent :</w:t>
      </w:r>
    </w:p>
    <w:p w14:paraId="5A966FA2" w14:textId="77777777" w:rsidR="006D71A4" w:rsidRPr="00394F2E" w:rsidRDefault="006D71A4" w:rsidP="00114965">
      <w:pPr>
        <w:pStyle w:val="text"/>
        <w:numPr>
          <w:ilvl w:val="2"/>
          <w:numId w:val="7"/>
        </w:numPr>
      </w:pPr>
      <w:r w:rsidRPr="00394F2E">
        <w:rPr>
          <w:b/>
          <w:bCs/>
        </w:rPr>
        <w:t>L’ingénierie industrielle</w:t>
      </w:r>
      <w:r w:rsidRPr="00394F2E">
        <w:t xml:space="preserve"> : centrée sur l’optimisation des processus de production, la logistique, la qualité, la maintenance et l’organisation industrielle.</w:t>
      </w:r>
    </w:p>
    <w:p w14:paraId="58457DCE" w14:textId="77777777" w:rsidR="006D71A4" w:rsidRPr="00394F2E" w:rsidRDefault="006D71A4" w:rsidP="00114965">
      <w:pPr>
        <w:pStyle w:val="text"/>
        <w:numPr>
          <w:ilvl w:val="2"/>
          <w:numId w:val="7"/>
        </w:numPr>
      </w:pPr>
      <w:r w:rsidRPr="00394F2E">
        <w:rPr>
          <w:b/>
          <w:bCs/>
        </w:rPr>
        <w:t>L’informatique et les systèmes d’information</w:t>
      </w:r>
      <w:r w:rsidRPr="00394F2E">
        <w:t xml:space="preserve"> : une filière qui prépare des ingénieurs aux technologies logicielles, à la gestion des systèmes d’information, à la cybersécurité et au développement d’applications.</w:t>
      </w:r>
    </w:p>
    <w:p w14:paraId="7CF82D83" w14:textId="77777777" w:rsidR="006D71A4" w:rsidRPr="00394F2E" w:rsidRDefault="006D71A4" w:rsidP="00114965">
      <w:pPr>
        <w:pStyle w:val="text"/>
        <w:numPr>
          <w:ilvl w:val="2"/>
          <w:numId w:val="7"/>
        </w:numPr>
      </w:pPr>
      <w:r w:rsidRPr="00394F2E">
        <w:rPr>
          <w:b/>
          <w:bCs/>
        </w:rPr>
        <w:t>Les technologies de production intégrée</w:t>
      </w:r>
      <w:r w:rsidRPr="00394F2E">
        <w:t xml:space="preserve"> : formation technique orientée vers l’automatisation, les systèmes embarqués, la robotique et la gestion de la production en environnement industriel.</w:t>
      </w:r>
    </w:p>
    <w:p w14:paraId="57F6E716" w14:textId="77777777" w:rsidR="006D71A4" w:rsidRPr="00394F2E" w:rsidRDefault="006D71A4" w:rsidP="00114965">
      <w:pPr>
        <w:pStyle w:val="text"/>
        <w:numPr>
          <w:ilvl w:val="2"/>
          <w:numId w:val="7"/>
        </w:numPr>
      </w:pPr>
      <w:r w:rsidRPr="00394F2E">
        <w:rPr>
          <w:b/>
          <w:bCs/>
        </w:rPr>
        <w:t>Le management technique et industriel</w:t>
      </w:r>
      <w:r w:rsidRPr="00394F2E">
        <w:t xml:space="preserve"> : à la croisée des chemins entre ingénierie et gestion, cette filière forme des profils hybrides capables de piloter des projets techniques tout en maîtrisant les enjeux économiques et humains.</w:t>
      </w:r>
    </w:p>
    <w:p w14:paraId="360C116E" w14:textId="77777777" w:rsidR="006D71A4" w:rsidRPr="00394F2E" w:rsidRDefault="006D71A4" w:rsidP="006D71A4">
      <w:pPr>
        <w:pStyle w:val="text"/>
      </w:pPr>
      <w:r w:rsidRPr="00394F2E">
        <w:t xml:space="preserve">Les formations sont pensées pour être </w:t>
      </w:r>
      <w:r w:rsidRPr="00394F2E">
        <w:rPr>
          <w:b/>
          <w:bCs/>
        </w:rPr>
        <w:t>flexibles et évolutives</w:t>
      </w:r>
      <w:r w:rsidRPr="00394F2E">
        <w:t>, permettant aux étudiants d’acquérir à la fois une spécialisation pointue et une vision transversale de leur domaine.</w:t>
      </w:r>
    </w:p>
    <w:p w14:paraId="4D1A7A8B" w14:textId="77777777" w:rsidR="006D71A4" w:rsidRPr="00394F2E" w:rsidRDefault="006D71A4" w:rsidP="006D71A4">
      <w:pPr>
        <w:rPr>
          <w:rFonts w:asciiTheme="majorBidi" w:hAnsiTheme="majorBidi" w:cstheme="majorBidi"/>
          <w:lang w:val="fr-MA"/>
        </w:rPr>
      </w:pPr>
    </w:p>
    <w:p w14:paraId="0BDC0D73" w14:textId="77777777" w:rsidR="006D71A4" w:rsidRPr="00394F2E" w:rsidRDefault="006D71A4" w:rsidP="006D71A4">
      <w:pPr>
        <w:rPr>
          <w:rFonts w:asciiTheme="majorBidi" w:hAnsiTheme="majorBidi" w:cstheme="majorBidi"/>
        </w:rPr>
      </w:pPr>
    </w:p>
    <w:p w14:paraId="13FCBE49" w14:textId="77777777" w:rsidR="006D71A4" w:rsidRPr="00394F2E" w:rsidRDefault="006D71A4" w:rsidP="006D71A4">
      <w:pPr>
        <w:rPr>
          <w:rFonts w:asciiTheme="majorBidi" w:hAnsiTheme="majorBidi" w:cstheme="majorBidi"/>
        </w:rPr>
      </w:pPr>
    </w:p>
    <w:p w14:paraId="621CB143" w14:textId="77777777" w:rsidR="006D71A4" w:rsidRPr="00394F2E" w:rsidRDefault="006D71A4" w:rsidP="006D71A4">
      <w:pPr>
        <w:rPr>
          <w:rFonts w:asciiTheme="majorBidi" w:hAnsiTheme="majorBidi" w:cstheme="majorBidi"/>
        </w:rPr>
      </w:pPr>
    </w:p>
    <w:p w14:paraId="01C940C5" w14:textId="77777777" w:rsidR="006D71A4" w:rsidRPr="00394F2E" w:rsidRDefault="006D71A4" w:rsidP="006D71A4">
      <w:pPr>
        <w:rPr>
          <w:rFonts w:asciiTheme="majorBidi" w:hAnsiTheme="majorBidi" w:cstheme="majorBidi"/>
        </w:rPr>
      </w:pPr>
    </w:p>
    <w:p w14:paraId="20C6687C" w14:textId="77777777" w:rsidR="006D71A4" w:rsidRPr="00394F2E" w:rsidRDefault="006D71A4" w:rsidP="006D71A4">
      <w:pPr>
        <w:rPr>
          <w:rFonts w:asciiTheme="majorBidi" w:hAnsiTheme="majorBidi" w:cstheme="majorBidi"/>
        </w:rPr>
      </w:pPr>
    </w:p>
    <w:p w14:paraId="76A32940" w14:textId="77777777" w:rsidR="006D71A4" w:rsidRPr="00394F2E" w:rsidRDefault="006D71A4" w:rsidP="006D71A4">
      <w:pPr>
        <w:pStyle w:val="Heading5"/>
        <w:spacing w:line="360" w:lineRule="auto"/>
        <w:ind w:left="0"/>
        <w:rPr>
          <w:rFonts w:asciiTheme="majorBidi" w:hAnsiTheme="majorBidi"/>
        </w:rPr>
      </w:pPr>
    </w:p>
    <w:p w14:paraId="6C7262AD" w14:textId="77777777" w:rsidR="006D71A4" w:rsidRPr="00394F2E" w:rsidRDefault="006D71A4" w:rsidP="006D71A4">
      <w:pPr>
        <w:rPr>
          <w:rFonts w:asciiTheme="majorBidi" w:hAnsiTheme="majorBidi" w:cstheme="majorBidi"/>
        </w:rPr>
      </w:pPr>
    </w:p>
    <w:p w14:paraId="1EA587EB" w14:textId="07DA06C8" w:rsidR="00CA6EA9" w:rsidRPr="00394F2E" w:rsidRDefault="006D71A4" w:rsidP="00114965">
      <w:pPr>
        <w:pStyle w:val="Heading3"/>
        <w:numPr>
          <w:ilvl w:val="0"/>
          <w:numId w:val="12"/>
        </w:numPr>
        <w:ind w:firstLine="1080"/>
        <w:rPr>
          <w:rFonts w:asciiTheme="majorBidi" w:hAnsiTheme="majorBidi"/>
          <w:sz w:val="32"/>
          <w:szCs w:val="32"/>
        </w:rPr>
      </w:pPr>
      <w:bookmarkStart w:id="64" w:name="_Toc232736103"/>
      <w:r w:rsidRPr="00394F2E">
        <w:rPr>
          <w:rFonts w:asciiTheme="majorBidi" w:hAnsiTheme="majorBidi"/>
          <w:sz w:val="32"/>
          <w:szCs w:val="32"/>
        </w:rPr>
        <w:lastRenderedPageBreak/>
        <w:t>Présentation du projet</w:t>
      </w:r>
      <w:bookmarkEnd w:id="64"/>
      <w:r w:rsidRPr="00394F2E">
        <w:rPr>
          <w:rFonts w:asciiTheme="majorBidi" w:hAnsiTheme="majorBidi"/>
          <w:sz w:val="32"/>
          <w:szCs w:val="32"/>
        </w:rPr>
        <w:t xml:space="preserve"> </w:t>
      </w:r>
    </w:p>
    <w:p w14:paraId="718A7D82" w14:textId="77777777" w:rsidR="006D71A4" w:rsidRPr="00394F2E" w:rsidRDefault="006D71A4" w:rsidP="006D71A4">
      <w:pPr>
        <w:pStyle w:val="Image"/>
        <w:ind w:left="1134"/>
      </w:pPr>
      <w:r w:rsidRPr="00394F2E">
        <w:rPr>
          <w:noProof/>
        </w:rPr>
        <w:drawing>
          <wp:inline distT="0" distB="0" distL="0" distR="0" wp14:anchorId="2A821241" wp14:editId="5B0314CA">
            <wp:extent cx="5162844" cy="2890910"/>
            <wp:effectExtent l="0" t="0" r="0" b="5080"/>
            <wp:docPr id="2185" name="Picture 2185"/>
            <wp:cNvGraphicFramePr/>
            <a:graphic xmlns:a="http://schemas.openxmlformats.org/drawingml/2006/main">
              <a:graphicData uri="http://schemas.openxmlformats.org/drawingml/2006/picture">
                <pic:pic xmlns:pic="http://schemas.openxmlformats.org/drawingml/2006/picture">
                  <pic:nvPicPr>
                    <pic:cNvPr id="2185" name="Picture 21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73789" cy="2897039"/>
                    </a:xfrm>
                    <a:prstGeom prst="rect">
                      <a:avLst/>
                    </a:prstGeom>
                  </pic:spPr>
                </pic:pic>
              </a:graphicData>
            </a:graphic>
          </wp:inline>
        </w:drawing>
      </w:r>
    </w:p>
    <w:p w14:paraId="68FDCDF3" w14:textId="77777777" w:rsidR="006D71A4" w:rsidRPr="001866AD" w:rsidRDefault="006D71A4" w:rsidP="006D71A4">
      <w:pPr>
        <w:pStyle w:val="Caption"/>
        <w:jc w:val="center"/>
        <w:rPr>
          <w:rFonts w:asciiTheme="majorBidi" w:hAnsiTheme="majorBidi" w:cstheme="majorBidi"/>
          <w:i w:val="0"/>
          <w:iCs w:val="0"/>
          <w:lang w:val="fr-MA" w:eastAsia="fr-FR"/>
        </w:rPr>
      </w:pPr>
      <w:bookmarkStart w:id="65" w:name="_Toc201173507"/>
      <w:r w:rsidRPr="001866AD">
        <w:rPr>
          <w:rFonts w:asciiTheme="majorBidi" w:hAnsiTheme="majorBidi" w:cstheme="majorBidi"/>
          <w:i w:val="0"/>
          <w:iCs w:val="0"/>
        </w:rPr>
        <w:t xml:space="preserve">Figure </w:t>
      </w:r>
      <w:r w:rsidRPr="001866AD">
        <w:rPr>
          <w:rFonts w:asciiTheme="majorBidi" w:hAnsiTheme="majorBidi" w:cstheme="majorBidi"/>
          <w:i w:val="0"/>
          <w:iCs w:val="0"/>
        </w:rPr>
        <w:fldChar w:fldCharType="begin"/>
      </w:r>
      <w:r w:rsidRPr="001866AD">
        <w:rPr>
          <w:rFonts w:asciiTheme="majorBidi" w:hAnsiTheme="majorBidi" w:cstheme="majorBidi"/>
          <w:i w:val="0"/>
          <w:iCs w:val="0"/>
        </w:rPr>
        <w:instrText xml:space="preserve"> SEQ Figure \* ARABIC </w:instrText>
      </w:r>
      <w:r w:rsidRPr="001866AD">
        <w:rPr>
          <w:rFonts w:asciiTheme="majorBidi" w:hAnsiTheme="majorBidi" w:cstheme="majorBidi"/>
          <w:i w:val="0"/>
          <w:iCs w:val="0"/>
        </w:rPr>
        <w:fldChar w:fldCharType="separate"/>
      </w:r>
      <w:r w:rsidRPr="001866AD">
        <w:rPr>
          <w:rFonts w:asciiTheme="majorBidi" w:hAnsiTheme="majorBidi" w:cstheme="majorBidi"/>
          <w:i w:val="0"/>
          <w:iCs w:val="0"/>
          <w:noProof/>
        </w:rPr>
        <w:t>7</w:t>
      </w:r>
      <w:r w:rsidRPr="001866AD">
        <w:rPr>
          <w:rFonts w:asciiTheme="majorBidi" w:hAnsiTheme="majorBidi" w:cstheme="majorBidi"/>
          <w:i w:val="0"/>
          <w:iCs w:val="0"/>
          <w:noProof/>
        </w:rPr>
        <w:fldChar w:fldCharType="end"/>
      </w:r>
      <w:r w:rsidRPr="001866AD">
        <w:rPr>
          <w:rFonts w:asciiTheme="majorBidi" w:hAnsiTheme="majorBidi" w:cstheme="majorBidi"/>
          <w:i w:val="0"/>
          <w:iCs w:val="0"/>
        </w:rPr>
        <w:t xml:space="preserve">: </w:t>
      </w:r>
      <w:bookmarkEnd w:id="65"/>
      <w:r w:rsidRPr="001866AD">
        <w:rPr>
          <w:rFonts w:asciiTheme="majorBidi" w:hAnsiTheme="majorBidi" w:cstheme="majorBidi"/>
          <w:i w:val="0"/>
          <w:iCs w:val="0"/>
        </w:rPr>
        <w:t>streaming interne de la MAP</w:t>
      </w:r>
    </w:p>
    <w:p w14:paraId="6BD2C881" w14:textId="77777777" w:rsidR="006D71A4" w:rsidRPr="00394F2E" w:rsidRDefault="006D71A4" w:rsidP="006D71A4">
      <w:pPr>
        <w:pStyle w:val="ListParagraph"/>
        <w:ind w:left="567"/>
        <w:jc w:val="center"/>
        <w:rPr>
          <w:rFonts w:asciiTheme="majorBidi" w:hAnsiTheme="majorBidi" w:cstheme="majorBidi"/>
          <w:lang w:val="fr-MA" w:eastAsia="fr-FR"/>
        </w:rPr>
      </w:pPr>
    </w:p>
    <w:p w14:paraId="1062E5EA" w14:textId="7164C2D7" w:rsidR="006D71A4" w:rsidRPr="00394F2E" w:rsidRDefault="008E1D98" w:rsidP="006D71A4">
      <w:pPr>
        <w:pStyle w:val="Heading3"/>
        <w:ind w:left="2138" w:hanging="360"/>
        <w:rPr>
          <w:rFonts w:asciiTheme="majorBidi" w:hAnsiTheme="majorBidi"/>
        </w:rPr>
      </w:pPr>
      <w:bookmarkStart w:id="66" w:name="_Toc232736104"/>
      <w:r w:rsidRPr="00394F2E">
        <w:rPr>
          <w:rFonts w:asciiTheme="majorBidi" w:hAnsiTheme="majorBidi"/>
        </w:rPr>
        <w:t>3</w:t>
      </w:r>
      <w:r w:rsidR="00CA6EA9" w:rsidRPr="00394F2E">
        <w:rPr>
          <w:rFonts w:asciiTheme="majorBidi" w:hAnsiTheme="majorBidi"/>
        </w:rPr>
        <w:t xml:space="preserve">.1 </w:t>
      </w:r>
      <w:r w:rsidR="006D71A4" w:rsidRPr="00394F2E">
        <w:rPr>
          <w:rFonts w:asciiTheme="majorBidi" w:hAnsiTheme="majorBidi"/>
        </w:rPr>
        <w:t>Présentation du contexte du projet</w:t>
      </w:r>
      <w:bookmarkEnd w:id="66"/>
    </w:p>
    <w:p w14:paraId="3D1B0EF6" w14:textId="2E425071" w:rsidR="006D71A4" w:rsidRPr="00394F2E" w:rsidRDefault="006D71A4" w:rsidP="006D71A4">
      <w:pPr>
        <w:pStyle w:val="text"/>
        <w:rPr>
          <w:lang w:val="fr-FR"/>
        </w:rPr>
      </w:pPr>
      <w:r w:rsidRPr="00394F2E">
        <w:rPr>
          <w:lang w:val="fr-FR"/>
        </w:rPr>
        <w:t>Dans le cadre de la transformation digitale du secteur des médias, l</w:t>
      </w:r>
      <w:ins w:id="67" w:author="NOUREDDINE KERZAZI" w:date="2026-06-21T13:40:00Z">
        <w:r w:rsidR="0053613C">
          <w:rPr>
            <w:lang w:val="fr-FR"/>
          </w:rPr>
          <w:t>e</w:t>
        </w:r>
      </w:ins>
      <w:del w:id="68" w:author="NOUREDDINE KERZAZI" w:date="2026-06-21T13:40:00Z">
        <w:r w:rsidRPr="00394F2E" w:rsidDel="0053613C">
          <w:rPr>
            <w:lang w:val="fr-FR"/>
          </w:rPr>
          <w:delText>a</w:delText>
        </w:r>
      </w:del>
      <w:r w:rsidRPr="00394F2E">
        <w:rPr>
          <w:lang w:val="fr-FR"/>
        </w:rPr>
        <w:t xml:space="preserve"> </w:t>
      </w:r>
      <w:r w:rsidRPr="00394F2E">
        <w:rPr>
          <w:b/>
          <w:bCs/>
          <w:lang w:val="fr-FR"/>
        </w:rPr>
        <w:t>Maghreb Arabe Presse (MAP)</w:t>
      </w:r>
      <w:r w:rsidRPr="00394F2E">
        <w:rPr>
          <w:lang w:val="fr-FR"/>
        </w:rPr>
        <w:t xml:space="preserve"> cherche à renforcer ses capacités en matière de gestion et de diffusion de contenus multimédias. Avec l’évolution des usages numériques et la croissance de la consommation de contenus vidéo en ligne, il devient essentiel pour une agence de presse de disposer d’outils performants, autonomes et adaptés à ses besoins spécifiques.</w:t>
      </w:r>
    </w:p>
    <w:p w14:paraId="5219BBBF" w14:textId="77777777" w:rsidR="006D71A4" w:rsidRPr="00394F2E" w:rsidRDefault="006D71A4" w:rsidP="006D71A4">
      <w:pPr>
        <w:pStyle w:val="text"/>
        <w:rPr>
          <w:lang w:val="fr-FR"/>
        </w:rPr>
      </w:pPr>
      <w:r w:rsidRPr="00394F2E">
        <w:rPr>
          <w:lang w:val="fr-FR"/>
        </w:rPr>
        <w:t>Cependant, la diffusion des contenus vidéo repose souvent sur des solutions externes, ce qui peut engendrer des contraintes en termes de dépendance technologique, de sécurité des données et de maîtrise des performances. Dans ce contexte, la MAP souhaite mettre en place une plateforme interne permettant la gestion et la diffusion de contenus vidéo basée sur une infrastructure de streaming auto-hébergée.</w:t>
      </w:r>
    </w:p>
    <w:p w14:paraId="40447A0F" w14:textId="77777777" w:rsidR="006D71A4" w:rsidRPr="00394F2E" w:rsidRDefault="006D71A4" w:rsidP="006D71A4">
      <w:pPr>
        <w:pStyle w:val="text"/>
        <w:rPr>
          <w:lang w:val="fr-FR"/>
        </w:rPr>
      </w:pPr>
      <w:r w:rsidRPr="00394F2E">
        <w:rPr>
          <w:lang w:val="fr-FR"/>
        </w:rPr>
        <w:t>Ce projet de fin d’études s’inscrit dans cette dynamique. Il a pour objectif de concevoir et développer une plateforme web dédiée à la gestion et à la diffusion de contenus vidéo (VOD), permettant d’assurer une diffusion fluide, sécurisée et indépendante des services tiers.</w:t>
      </w:r>
    </w:p>
    <w:p w14:paraId="1E0B6BF7" w14:textId="77777777" w:rsidR="006D71A4" w:rsidRDefault="006D71A4" w:rsidP="006D71A4">
      <w:pPr>
        <w:pStyle w:val="text"/>
        <w:rPr>
          <w:lang w:val="fr-FR"/>
        </w:rPr>
      </w:pPr>
    </w:p>
    <w:p w14:paraId="10236A51" w14:textId="77777777" w:rsidR="001866AD" w:rsidRDefault="001866AD" w:rsidP="006D71A4">
      <w:pPr>
        <w:pStyle w:val="text"/>
        <w:rPr>
          <w:lang w:val="fr-FR"/>
        </w:rPr>
      </w:pPr>
    </w:p>
    <w:p w14:paraId="0C0BF072" w14:textId="77777777" w:rsidR="001866AD" w:rsidRDefault="001866AD" w:rsidP="006D71A4">
      <w:pPr>
        <w:pStyle w:val="text"/>
        <w:rPr>
          <w:lang w:val="fr-FR"/>
        </w:rPr>
      </w:pPr>
    </w:p>
    <w:p w14:paraId="3FD9DE91" w14:textId="77777777" w:rsidR="001866AD" w:rsidRPr="00394F2E" w:rsidRDefault="001866AD" w:rsidP="006D71A4">
      <w:pPr>
        <w:pStyle w:val="text"/>
        <w:rPr>
          <w:lang w:val="fr-FR"/>
        </w:rPr>
      </w:pPr>
    </w:p>
    <w:p w14:paraId="3739A664" w14:textId="575AD2D5" w:rsidR="006D71A4" w:rsidRPr="00394F2E" w:rsidRDefault="008E1D98" w:rsidP="006D71A4">
      <w:pPr>
        <w:pStyle w:val="Heading3"/>
        <w:ind w:left="2138" w:hanging="360"/>
        <w:rPr>
          <w:rFonts w:asciiTheme="majorBidi" w:hAnsiTheme="majorBidi"/>
          <w:lang w:val="fr-MA" w:eastAsia="fr-FR"/>
        </w:rPr>
      </w:pPr>
      <w:bookmarkStart w:id="69" w:name="_Toc232736105"/>
      <w:r w:rsidRPr="00394F2E">
        <w:rPr>
          <w:rFonts w:asciiTheme="majorBidi" w:hAnsiTheme="majorBidi"/>
          <w:lang w:val="fr-MA" w:eastAsia="fr-FR"/>
        </w:rPr>
        <w:lastRenderedPageBreak/>
        <w:t>3</w:t>
      </w:r>
      <w:r w:rsidR="00CA6EA9" w:rsidRPr="00394F2E">
        <w:rPr>
          <w:rFonts w:asciiTheme="majorBidi" w:hAnsiTheme="majorBidi"/>
          <w:lang w:val="fr-MA" w:eastAsia="fr-FR"/>
        </w:rPr>
        <w:t xml:space="preserve">.2 </w:t>
      </w:r>
      <w:r w:rsidR="006D71A4" w:rsidRPr="00394F2E">
        <w:rPr>
          <w:rFonts w:asciiTheme="majorBidi" w:hAnsiTheme="majorBidi"/>
          <w:lang w:val="fr-MA" w:eastAsia="fr-FR"/>
        </w:rPr>
        <w:t>Identification des problématiques</w:t>
      </w:r>
      <w:bookmarkEnd w:id="69"/>
    </w:p>
    <w:p w14:paraId="54DB9C08" w14:textId="77777777" w:rsidR="008B58ED" w:rsidRPr="008B58ED" w:rsidRDefault="008B58ED" w:rsidP="008B58ED">
      <w:pPr>
        <w:pStyle w:val="text"/>
        <w:rPr>
          <w:lang w:val="fr-FR" w:eastAsia="fr-FR"/>
        </w:rPr>
      </w:pPr>
      <w:r w:rsidRPr="008B58ED">
        <w:rPr>
          <w:lang w:val="fr-FR" w:eastAsia="fr-FR"/>
        </w:rPr>
        <w:t>La transformation numérique des agences de presse nécessite aujourd'hui l'intégration de contenus multimédias directement au sein de leurs plateformes web. Cependant, le site officiel de la MAP ne dispose pas d'un système intégré permettant la gestion centralisée et la diffusion efficace des contenus vidéo.</w:t>
      </w:r>
    </w:p>
    <w:p w14:paraId="07FDB36E" w14:textId="77777777" w:rsidR="008B58ED" w:rsidRPr="008B58ED" w:rsidRDefault="008B58ED" w:rsidP="008B58ED">
      <w:pPr>
        <w:pStyle w:val="text"/>
        <w:rPr>
          <w:lang w:val="fr-FR" w:eastAsia="fr-FR"/>
        </w:rPr>
      </w:pPr>
      <w:r w:rsidRPr="008B58ED">
        <w:rPr>
          <w:lang w:val="fr-FR" w:eastAsia="fr-FR"/>
        </w:rPr>
        <w:t>La problématique principale de ce projet est donc :</w:t>
      </w:r>
    </w:p>
    <w:p w14:paraId="2AD9323E" w14:textId="77777777" w:rsidR="008B58ED" w:rsidRPr="008B58ED" w:rsidRDefault="008B58ED" w:rsidP="008B58ED">
      <w:pPr>
        <w:pStyle w:val="text"/>
        <w:rPr>
          <w:lang w:val="fr-FR" w:eastAsia="fr-FR"/>
        </w:rPr>
      </w:pPr>
      <w:r w:rsidRPr="008B58ED">
        <w:rPr>
          <w:lang w:val="fr-FR" w:eastAsia="fr-FR"/>
        </w:rPr>
        <w:t>Comment concevoir et intégrer un module de streaming vidéo au site officiel de la MAP afin de permettre la gestion, l'organisation et la diffusion efficace des contenus audiovisuels tout en garantissant une expérience utilisateur fluide et sécurisée ?</w:t>
      </w:r>
    </w:p>
    <w:p w14:paraId="69693F99" w14:textId="5430FE45" w:rsidR="008B58ED" w:rsidRPr="008B58ED" w:rsidRDefault="008B58ED" w:rsidP="008B58ED">
      <w:pPr>
        <w:pStyle w:val="text"/>
        <w:rPr>
          <w:lang w:val="fr-FR" w:eastAsia="fr-FR"/>
        </w:rPr>
      </w:pPr>
      <w:r w:rsidRPr="008B58ED">
        <w:rPr>
          <w:lang w:val="fr-FR" w:eastAsia="fr-FR"/>
        </w:rPr>
        <w:t>De cette problématique découlent plusieurs sous</w:t>
      </w:r>
      <w:ins w:id="70" w:author="NOUREDDINE KERZAZI" w:date="2026-06-21T13:40:00Z">
        <w:r w:rsidR="0053613C">
          <w:rPr>
            <w:lang w:val="fr-FR" w:eastAsia="fr-FR"/>
          </w:rPr>
          <w:t xml:space="preserve"> </w:t>
        </w:r>
      </w:ins>
      <w:del w:id="71" w:author="NOUREDDINE KERZAZI" w:date="2026-06-21T13:40:00Z">
        <w:r w:rsidRPr="008B58ED" w:rsidDel="0053613C">
          <w:rPr>
            <w:lang w:val="fr-FR" w:eastAsia="fr-FR"/>
          </w:rPr>
          <w:delText>-</w:delText>
        </w:r>
      </w:del>
      <w:r w:rsidRPr="008B58ED">
        <w:rPr>
          <w:lang w:val="fr-FR" w:eastAsia="fr-FR"/>
        </w:rPr>
        <w:t>problématiques :</w:t>
      </w:r>
    </w:p>
    <w:p w14:paraId="05B9D0F0" w14:textId="77777777" w:rsidR="008B58ED" w:rsidRPr="008B58ED" w:rsidRDefault="008B58ED" w:rsidP="00114965">
      <w:pPr>
        <w:pStyle w:val="text"/>
        <w:numPr>
          <w:ilvl w:val="2"/>
          <w:numId w:val="16"/>
        </w:numPr>
        <w:tabs>
          <w:tab w:val="clear" w:pos="2160"/>
        </w:tabs>
        <w:ind w:left="1701" w:hanging="317"/>
        <w:rPr>
          <w:lang w:val="fr-FR" w:eastAsia="fr-FR"/>
        </w:rPr>
      </w:pPr>
      <w:r w:rsidRPr="008B58ED">
        <w:rPr>
          <w:lang w:val="fr-FR" w:eastAsia="fr-FR"/>
        </w:rPr>
        <w:t xml:space="preserve">Comment intégrer un système de gestion des vidéos au sein de l'architecture existante du site de la MAP ? </w:t>
      </w:r>
    </w:p>
    <w:p w14:paraId="4491406F" w14:textId="77777777" w:rsidR="008B58ED" w:rsidRPr="008B58ED" w:rsidRDefault="008B58ED" w:rsidP="00114965">
      <w:pPr>
        <w:pStyle w:val="text"/>
        <w:numPr>
          <w:ilvl w:val="2"/>
          <w:numId w:val="16"/>
        </w:numPr>
        <w:ind w:left="1701"/>
        <w:rPr>
          <w:lang w:val="fr-FR" w:eastAsia="fr-FR"/>
        </w:rPr>
      </w:pPr>
      <w:r w:rsidRPr="008B58ED">
        <w:rPr>
          <w:lang w:val="fr-FR" w:eastAsia="fr-FR"/>
        </w:rPr>
        <w:t xml:space="preserve">Comment faciliter l'ajout, la modification et la suppression des contenus vidéo par les administrateurs ? </w:t>
      </w:r>
    </w:p>
    <w:p w14:paraId="1361B379" w14:textId="77777777" w:rsidR="008B58ED" w:rsidRPr="008B58ED" w:rsidRDefault="008B58ED" w:rsidP="00114965">
      <w:pPr>
        <w:pStyle w:val="text"/>
        <w:numPr>
          <w:ilvl w:val="2"/>
          <w:numId w:val="16"/>
        </w:numPr>
        <w:ind w:left="1701"/>
        <w:rPr>
          <w:lang w:val="fr-FR" w:eastAsia="fr-FR"/>
        </w:rPr>
      </w:pPr>
      <w:r w:rsidRPr="008B58ED">
        <w:rPr>
          <w:lang w:val="fr-FR" w:eastAsia="fr-FR"/>
        </w:rPr>
        <w:t xml:space="preserve">Comment assurer une diffusion fluide des vidéos aux visiteurs du site ? </w:t>
      </w:r>
    </w:p>
    <w:p w14:paraId="262EF7EF" w14:textId="77777777" w:rsidR="008B58ED" w:rsidRPr="008B58ED" w:rsidRDefault="008B58ED" w:rsidP="00114965">
      <w:pPr>
        <w:pStyle w:val="text"/>
        <w:numPr>
          <w:ilvl w:val="2"/>
          <w:numId w:val="16"/>
        </w:numPr>
        <w:ind w:left="1701"/>
        <w:rPr>
          <w:lang w:val="fr-FR" w:eastAsia="fr-FR"/>
        </w:rPr>
      </w:pPr>
      <w:r w:rsidRPr="008B58ED">
        <w:rPr>
          <w:lang w:val="fr-FR" w:eastAsia="fr-FR"/>
        </w:rPr>
        <w:t xml:space="preserve">Comment organiser et classer les contenus vidéo afin de simplifier leur recherche et leur consultation ? </w:t>
      </w:r>
    </w:p>
    <w:p w14:paraId="72EA5088" w14:textId="77777777" w:rsidR="008B58ED" w:rsidRPr="008B58ED" w:rsidRDefault="008B58ED" w:rsidP="00114965">
      <w:pPr>
        <w:pStyle w:val="text"/>
        <w:numPr>
          <w:ilvl w:val="2"/>
          <w:numId w:val="16"/>
        </w:numPr>
        <w:ind w:left="1701"/>
        <w:rPr>
          <w:lang w:val="fr-FR" w:eastAsia="fr-FR"/>
        </w:rPr>
      </w:pPr>
      <w:r w:rsidRPr="008B58ED">
        <w:rPr>
          <w:lang w:val="fr-FR" w:eastAsia="fr-FR"/>
        </w:rPr>
        <w:t xml:space="preserve">Comment mettre en place une interface d'administration ergonomique pour la gestion des contenus vidéo ? </w:t>
      </w:r>
    </w:p>
    <w:p w14:paraId="222060E7" w14:textId="77777777" w:rsidR="008B58ED" w:rsidRPr="008B58ED" w:rsidRDefault="008B58ED" w:rsidP="00114965">
      <w:pPr>
        <w:pStyle w:val="text"/>
        <w:numPr>
          <w:ilvl w:val="2"/>
          <w:numId w:val="16"/>
        </w:numPr>
        <w:ind w:left="1701"/>
        <w:rPr>
          <w:lang w:val="fr-FR" w:eastAsia="fr-FR"/>
        </w:rPr>
      </w:pPr>
      <w:r w:rsidRPr="008B58ED">
        <w:rPr>
          <w:lang w:val="fr-FR" w:eastAsia="fr-FR"/>
        </w:rPr>
        <w:t xml:space="preserve">Comment garantir la sécurité des accès et la protection des contenus diffusés ? </w:t>
      </w:r>
    </w:p>
    <w:p w14:paraId="4F323C2F" w14:textId="77777777" w:rsidR="008B58ED" w:rsidRPr="008B58ED" w:rsidRDefault="008B58ED" w:rsidP="00114965">
      <w:pPr>
        <w:pStyle w:val="text"/>
        <w:numPr>
          <w:ilvl w:val="2"/>
          <w:numId w:val="16"/>
        </w:numPr>
        <w:ind w:left="1701"/>
        <w:rPr>
          <w:lang w:val="fr-FR" w:eastAsia="fr-FR"/>
        </w:rPr>
      </w:pPr>
      <w:r w:rsidRPr="008B58ED">
        <w:rPr>
          <w:lang w:val="fr-FR" w:eastAsia="fr-FR"/>
        </w:rPr>
        <w:t>Comment optimiser les performances de consultation et de streaming afin d'améliorer l'expérience des utilisateurs ?</w:t>
      </w:r>
    </w:p>
    <w:p w14:paraId="6B4963EF" w14:textId="77777777" w:rsidR="006D71A4" w:rsidRPr="00394F2E" w:rsidRDefault="006D71A4" w:rsidP="006D71A4">
      <w:pPr>
        <w:rPr>
          <w:rFonts w:asciiTheme="majorBidi" w:hAnsiTheme="majorBidi" w:cstheme="majorBidi"/>
          <w:lang w:eastAsia="fr-FR"/>
        </w:rPr>
      </w:pPr>
    </w:p>
    <w:p w14:paraId="798BC4A7" w14:textId="562CFA74" w:rsidR="006D71A4" w:rsidRPr="00394F2E" w:rsidRDefault="008E1D98" w:rsidP="00872FC0">
      <w:pPr>
        <w:pStyle w:val="Heading3"/>
        <w:ind w:left="2138" w:hanging="360"/>
        <w:rPr>
          <w:rFonts w:asciiTheme="majorBidi" w:hAnsiTheme="majorBidi"/>
          <w:lang w:val="fr-MA" w:eastAsia="fr-FR"/>
        </w:rPr>
      </w:pPr>
      <w:bookmarkStart w:id="72" w:name="_Toc232736106"/>
      <w:r w:rsidRPr="00394F2E">
        <w:rPr>
          <w:rFonts w:asciiTheme="majorBidi" w:hAnsiTheme="majorBidi"/>
          <w:lang w:val="fr-MA" w:eastAsia="fr-FR"/>
        </w:rPr>
        <w:t>3</w:t>
      </w:r>
      <w:r w:rsidR="00CA6EA9" w:rsidRPr="00394F2E">
        <w:rPr>
          <w:rFonts w:asciiTheme="majorBidi" w:hAnsiTheme="majorBidi"/>
          <w:lang w:val="fr-MA" w:eastAsia="fr-FR"/>
        </w:rPr>
        <w:t xml:space="preserve">.3 </w:t>
      </w:r>
      <w:r w:rsidR="006D71A4" w:rsidRPr="00394F2E">
        <w:rPr>
          <w:rFonts w:asciiTheme="majorBidi" w:hAnsiTheme="majorBidi"/>
          <w:lang w:val="fr-MA" w:eastAsia="fr-FR"/>
        </w:rPr>
        <w:t>Étude de</w:t>
      </w:r>
      <w:r w:rsidR="00872FC0" w:rsidRPr="00872FC0">
        <w:rPr>
          <w:rFonts w:asciiTheme="majorBidi" w:hAnsiTheme="majorBidi"/>
          <w:lang w:eastAsia="fr-FR"/>
        </w:rPr>
        <w:t xml:space="preserve"> l’existant et comparaison des solutions</w:t>
      </w:r>
      <w:bookmarkEnd w:id="72"/>
    </w:p>
    <w:p w14:paraId="5CA18263" w14:textId="77777777" w:rsidR="00872FC0" w:rsidRPr="00872FC0" w:rsidRDefault="00872FC0" w:rsidP="00872FC0">
      <w:pPr>
        <w:pStyle w:val="text"/>
        <w:rPr>
          <w:lang w:eastAsia="fr-FR"/>
        </w:rPr>
      </w:pPr>
      <w:r w:rsidRPr="00872FC0">
        <w:rPr>
          <w:lang w:eastAsia="fr-FR"/>
        </w:rPr>
        <w:t>Avant la mise en place de la solution proposée, une étude des solutions existantes a été réalisée afin d’identifier les différentes approches possibles.</w:t>
      </w:r>
    </w:p>
    <w:p w14:paraId="3B1408E6" w14:textId="77777777" w:rsidR="00872FC0" w:rsidRPr="00872FC0" w:rsidRDefault="00872FC0" w:rsidP="00872FC0">
      <w:pPr>
        <w:pStyle w:val="text"/>
        <w:rPr>
          <w:lang w:eastAsia="fr-FR"/>
        </w:rPr>
      </w:pPr>
      <w:r w:rsidRPr="00872FC0">
        <w:rPr>
          <w:lang w:eastAsia="fr-FR"/>
        </w:rPr>
        <w:t>Les principales solutions étudiées sont les suivantes :</w:t>
      </w:r>
    </w:p>
    <w:p w14:paraId="0AA63FD7" w14:textId="77777777" w:rsidR="00872FC0" w:rsidRPr="00872FC0" w:rsidRDefault="00872FC0" w:rsidP="00114965">
      <w:pPr>
        <w:pStyle w:val="text"/>
        <w:numPr>
          <w:ilvl w:val="0"/>
          <w:numId w:val="19"/>
        </w:numPr>
        <w:tabs>
          <w:tab w:val="clear" w:pos="720"/>
          <w:tab w:val="num" w:pos="1276"/>
        </w:tabs>
        <w:ind w:left="1134" w:firstLine="0"/>
        <w:rPr>
          <w:lang w:eastAsia="fr-FR"/>
        </w:rPr>
      </w:pPr>
      <w:r w:rsidRPr="00872FC0">
        <w:rPr>
          <w:b/>
          <w:bCs/>
          <w:lang w:eastAsia="fr-FR"/>
        </w:rPr>
        <w:t>Plateformes de streaming externes (YouTube, Vimeo, etc.)</w:t>
      </w:r>
      <w:r w:rsidRPr="00872FC0">
        <w:rPr>
          <w:lang w:eastAsia="fr-FR"/>
        </w:rPr>
        <w:t xml:space="preserve"> : solutions simples pour la diffusion de vidéos, mais impliquant une forte dépendance à des services tiers, ainsi qu’un manque de contrôle sur les données, la sécurité et la personnalisation. </w:t>
      </w:r>
    </w:p>
    <w:p w14:paraId="26EBDE3E" w14:textId="77777777" w:rsidR="00872FC0" w:rsidRDefault="00872FC0" w:rsidP="00114965">
      <w:pPr>
        <w:pStyle w:val="text"/>
        <w:numPr>
          <w:ilvl w:val="0"/>
          <w:numId w:val="19"/>
        </w:numPr>
        <w:tabs>
          <w:tab w:val="clear" w:pos="720"/>
          <w:tab w:val="num" w:pos="1276"/>
        </w:tabs>
        <w:ind w:left="1134" w:firstLine="0"/>
        <w:rPr>
          <w:lang w:eastAsia="fr-FR"/>
        </w:rPr>
      </w:pPr>
      <w:r w:rsidRPr="00872FC0">
        <w:rPr>
          <w:b/>
          <w:bCs/>
          <w:lang w:eastAsia="fr-FR"/>
        </w:rPr>
        <w:t>Solutions SaaS spécialisées</w:t>
      </w:r>
      <w:r w:rsidRPr="00872FC0">
        <w:rPr>
          <w:lang w:eastAsia="fr-FR"/>
        </w:rPr>
        <w:t xml:space="preserve"> : solutions professionnelles offrant des fonctionnalités avancées, mais souvent coûteuses et limitées en termes de personnalisation et d’intégration au système d’information. </w:t>
      </w:r>
    </w:p>
    <w:p w14:paraId="7AECA83E" w14:textId="77777777" w:rsidR="00872FC0" w:rsidRPr="00872FC0" w:rsidRDefault="00872FC0" w:rsidP="00872FC0">
      <w:pPr>
        <w:pStyle w:val="text"/>
        <w:ind w:left="1134" w:firstLine="0"/>
        <w:rPr>
          <w:lang w:eastAsia="fr-FR"/>
        </w:rPr>
      </w:pPr>
    </w:p>
    <w:p w14:paraId="41B9C0C6" w14:textId="77777777" w:rsidR="00872FC0" w:rsidRPr="00872FC0" w:rsidRDefault="00872FC0" w:rsidP="00114965">
      <w:pPr>
        <w:pStyle w:val="text"/>
        <w:numPr>
          <w:ilvl w:val="0"/>
          <w:numId w:val="19"/>
        </w:numPr>
        <w:tabs>
          <w:tab w:val="clear" w:pos="720"/>
          <w:tab w:val="num" w:pos="1276"/>
        </w:tabs>
        <w:ind w:left="1134" w:firstLine="0"/>
        <w:rPr>
          <w:lang w:eastAsia="fr-FR"/>
        </w:rPr>
      </w:pPr>
      <w:r w:rsidRPr="00872FC0">
        <w:rPr>
          <w:b/>
          <w:bCs/>
          <w:lang w:eastAsia="fr-FR"/>
        </w:rPr>
        <w:lastRenderedPageBreak/>
        <w:t>Solutions open source de streaming</w:t>
      </w:r>
      <w:r w:rsidRPr="00872FC0">
        <w:rPr>
          <w:lang w:eastAsia="fr-FR"/>
        </w:rPr>
        <w:t xml:space="preserve"> : solutions flexibles et gratuites, mais nécessitant une intégration technique complexe ainsi qu’une maintenance importante. </w:t>
      </w:r>
    </w:p>
    <w:p w14:paraId="0E253404" w14:textId="77777777" w:rsidR="00872FC0" w:rsidRDefault="00872FC0" w:rsidP="00114965">
      <w:pPr>
        <w:pStyle w:val="text"/>
        <w:numPr>
          <w:ilvl w:val="0"/>
          <w:numId w:val="19"/>
        </w:numPr>
        <w:tabs>
          <w:tab w:val="clear" w:pos="720"/>
          <w:tab w:val="num" w:pos="1276"/>
        </w:tabs>
        <w:ind w:left="1134" w:firstLine="0"/>
        <w:rPr>
          <w:lang w:eastAsia="fr-FR"/>
        </w:rPr>
      </w:pPr>
      <w:r w:rsidRPr="00872FC0">
        <w:rPr>
          <w:b/>
          <w:bCs/>
          <w:lang w:eastAsia="fr-FR"/>
        </w:rPr>
        <w:t>Infrastructures internes personnalisées</w:t>
      </w:r>
      <w:r w:rsidRPr="00872FC0">
        <w:rPr>
          <w:lang w:eastAsia="fr-FR"/>
        </w:rPr>
        <w:t xml:space="preserve"> : solutions offrant un contrôle total sur le système, mais nécessitant un effort important de conception et de développement. </w:t>
      </w:r>
    </w:p>
    <w:p w14:paraId="3B1F9DEE" w14:textId="77777777" w:rsidR="00872FC0" w:rsidRPr="00872FC0" w:rsidRDefault="00872FC0" w:rsidP="00C126D6">
      <w:pPr>
        <w:rPr>
          <w:rFonts w:asciiTheme="majorBidi" w:hAnsiTheme="majorBidi"/>
          <w:b/>
          <w:bCs/>
          <w:color w:val="1F3864" w:themeColor="accent1" w:themeShade="80"/>
          <w:sz w:val="24"/>
          <w:szCs w:val="24"/>
        </w:rPr>
      </w:pPr>
      <w:bookmarkStart w:id="73" w:name="_Toc232736107"/>
      <w:r w:rsidRPr="00872FC0">
        <w:rPr>
          <w:rFonts w:asciiTheme="majorBidi" w:hAnsiTheme="majorBidi"/>
          <w:b/>
          <w:bCs/>
          <w:color w:val="1F3864" w:themeColor="accent1" w:themeShade="80"/>
          <w:sz w:val="24"/>
          <w:szCs w:val="24"/>
        </w:rPr>
        <w:t>Conclusion de l’étude</w:t>
      </w:r>
      <w:bookmarkEnd w:id="73"/>
    </w:p>
    <w:p w14:paraId="46FA8B20" w14:textId="77777777" w:rsidR="00872FC0" w:rsidRDefault="00872FC0" w:rsidP="00872FC0">
      <w:pPr>
        <w:pStyle w:val="text"/>
        <w:jc w:val="left"/>
        <w:rPr>
          <w:lang w:eastAsia="fr-FR"/>
        </w:rPr>
      </w:pPr>
      <w:r>
        <w:rPr>
          <w:lang w:eastAsia="fr-FR"/>
        </w:rPr>
        <w:t>À l’issue de cette analyse, il apparaît qu’aucune solution existante ne répond de manière complète aux besoins spécifiques de la MAP en termes d’autonomie, de sécurité, de performance et de personnalisation.</w:t>
      </w:r>
    </w:p>
    <w:p w14:paraId="14B83866" w14:textId="77777777" w:rsidR="00872FC0" w:rsidRDefault="00872FC0" w:rsidP="00872FC0">
      <w:pPr>
        <w:pStyle w:val="text"/>
        <w:jc w:val="left"/>
        <w:rPr>
          <w:lang w:eastAsia="fr-FR"/>
        </w:rPr>
      </w:pPr>
      <w:r>
        <w:rPr>
          <w:lang w:eastAsia="fr-FR"/>
        </w:rPr>
        <w:t>Par conséquent, le développement d’une plateforme interne basée sur des technologies open source (</w:t>
      </w:r>
      <w:proofErr w:type="spellStart"/>
      <w:r>
        <w:rPr>
          <w:lang w:eastAsia="fr-FR"/>
        </w:rPr>
        <w:t>FFmpeg</w:t>
      </w:r>
      <w:proofErr w:type="spellEnd"/>
      <w:r>
        <w:rPr>
          <w:lang w:eastAsia="fr-FR"/>
        </w:rPr>
        <w:t>, HLS, MVC) constitue la solution la plus adaptée et la plus pertinente.</w:t>
      </w:r>
    </w:p>
    <w:p w14:paraId="758B4B93" w14:textId="77777777" w:rsidR="006D71A4" w:rsidRPr="00394F2E" w:rsidRDefault="006D71A4" w:rsidP="006D71A4">
      <w:pPr>
        <w:pStyle w:val="text"/>
        <w:rPr>
          <w:lang w:eastAsia="fr-FR"/>
        </w:rPr>
      </w:pPr>
    </w:p>
    <w:p w14:paraId="5B3592A4" w14:textId="31478A27" w:rsidR="001C0393" w:rsidRPr="001C0393" w:rsidRDefault="008E1D98" w:rsidP="001C0393">
      <w:pPr>
        <w:pStyle w:val="Heading3"/>
        <w:ind w:left="2138" w:hanging="360"/>
        <w:rPr>
          <w:rFonts w:asciiTheme="majorBidi" w:hAnsiTheme="majorBidi"/>
          <w:lang w:eastAsia="fr-FR"/>
        </w:rPr>
      </w:pPr>
      <w:bookmarkStart w:id="74" w:name="_Toc232736108"/>
      <w:r w:rsidRPr="00394F2E">
        <w:rPr>
          <w:rFonts w:asciiTheme="majorBidi" w:hAnsiTheme="majorBidi"/>
          <w:lang w:eastAsia="fr-FR"/>
        </w:rPr>
        <w:t>3.</w:t>
      </w:r>
      <w:r w:rsidR="00872FC0">
        <w:rPr>
          <w:rFonts w:asciiTheme="majorBidi" w:hAnsiTheme="majorBidi"/>
          <w:lang w:eastAsia="fr-FR"/>
        </w:rPr>
        <w:t>4</w:t>
      </w:r>
      <w:r w:rsidRPr="00394F2E">
        <w:rPr>
          <w:rFonts w:asciiTheme="majorBidi" w:hAnsiTheme="majorBidi"/>
          <w:lang w:eastAsia="fr-FR"/>
        </w:rPr>
        <w:t xml:space="preserve"> </w:t>
      </w:r>
      <w:r w:rsidR="006D71A4" w:rsidRPr="00394F2E">
        <w:rPr>
          <w:rFonts w:asciiTheme="majorBidi" w:hAnsiTheme="majorBidi"/>
          <w:lang w:eastAsia="fr-FR"/>
        </w:rPr>
        <w:t>Définition des besoins fonctionnels et non fonctionnels</w:t>
      </w:r>
      <w:bookmarkEnd w:id="74"/>
    </w:p>
    <w:p w14:paraId="0110D0F8" w14:textId="7A65AAEE" w:rsidR="006D71A4" w:rsidRPr="008B58ED" w:rsidRDefault="008E1D98" w:rsidP="008B58ED">
      <w:pPr>
        <w:pStyle w:val="Heading4"/>
        <w:numPr>
          <w:ilvl w:val="1"/>
          <w:numId w:val="0"/>
        </w:numPr>
        <w:ind w:left="2858" w:hanging="360"/>
        <w:rPr>
          <w:rFonts w:asciiTheme="majorBidi" w:hAnsiTheme="majorBidi"/>
          <w:i w:val="0"/>
          <w:iCs w:val="0"/>
          <w:sz w:val="24"/>
          <w:szCs w:val="24"/>
        </w:rPr>
      </w:pPr>
      <w:bookmarkStart w:id="75" w:name="_Toc232736109"/>
      <w:r w:rsidRPr="001866AD">
        <w:rPr>
          <w:rFonts w:asciiTheme="majorBidi" w:hAnsiTheme="majorBidi"/>
          <w:i w:val="0"/>
          <w:iCs w:val="0"/>
          <w:sz w:val="24"/>
          <w:szCs w:val="24"/>
          <w:lang w:val="fr-MA"/>
        </w:rPr>
        <w:t>3.</w:t>
      </w:r>
      <w:r w:rsidR="00872FC0">
        <w:rPr>
          <w:rFonts w:asciiTheme="majorBidi" w:hAnsiTheme="majorBidi"/>
          <w:i w:val="0"/>
          <w:iCs w:val="0"/>
          <w:sz w:val="24"/>
          <w:szCs w:val="24"/>
          <w:lang w:val="fr-MA"/>
        </w:rPr>
        <w:t>4</w:t>
      </w:r>
      <w:r w:rsidRPr="001866AD">
        <w:rPr>
          <w:rFonts w:asciiTheme="majorBidi" w:hAnsiTheme="majorBidi"/>
          <w:i w:val="0"/>
          <w:iCs w:val="0"/>
          <w:sz w:val="24"/>
          <w:szCs w:val="24"/>
          <w:lang w:val="fr-MA"/>
        </w:rPr>
        <w:t xml:space="preserve">.1 </w:t>
      </w:r>
      <w:r w:rsidR="006D71A4" w:rsidRPr="001866AD">
        <w:rPr>
          <w:rFonts w:asciiTheme="majorBidi" w:hAnsiTheme="majorBidi"/>
          <w:i w:val="0"/>
          <w:iCs w:val="0"/>
          <w:sz w:val="24"/>
          <w:szCs w:val="24"/>
        </w:rPr>
        <w:t>Besoins fonctionnels</w:t>
      </w:r>
      <w:bookmarkEnd w:id="75"/>
    </w:p>
    <w:p w14:paraId="7D2D6300" w14:textId="77777777" w:rsidR="006D71A4" w:rsidRPr="00394F2E" w:rsidRDefault="006D71A4" w:rsidP="006D71A4">
      <w:pPr>
        <w:pStyle w:val="text"/>
        <w:jc w:val="left"/>
        <w:rPr>
          <w:lang w:eastAsia="fr-FR"/>
        </w:rPr>
      </w:pPr>
      <w:r w:rsidRPr="00394F2E">
        <w:rPr>
          <w:lang w:eastAsia="fr-FR"/>
        </w:rPr>
        <w:t>Les besoins fonctionnels définissent les fonctionnalités que le système doit assurer :</w:t>
      </w:r>
    </w:p>
    <w:p w14:paraId="513BFDF2" w14:textId="2FAA6690" w:rsidR="006D71A4" w:rsidRDefault="006D71A4" w:rsidP="001C0393">
      <w:pPr>
        <w:pStyle w:val="text"/>
        <w:tabs>
          <w:tab w:val="left" w:pos="993"/>
        </w:tabs>
        <w:ind w:firstLine="0"/>
        <w:jc w:val="left"/>
        <w:rPr>
          <w:lang w:eastAsia="fr-FR"/>
        </w:rPr>
      </w:pPr>
      <w:r w:rsidRPr="00394F2E">
        <w:rPr>
          <w:lang w:eastAsia="fr-FR"/>
        </w:rPr>
        <w:t>• Gestion des utilisateurs (administrateur, éditeur)</w:t>
      </w:r>
      <w:r w:rsidRPr="00394F2E">
        <w:rPr>
          <w:lang w:eastAsia="fr-FR"/>
        </w:rPr>
        <w:br/>
        <w:t>• Ajout, modification et suppression de contenus vidéo</w:t>
      </w:r>
      <w:r w:rsidRPr="00394F2E">
        <w:rPr>
          <w:lang w:eastAsia="fr-FR"/>
        </w:rPr>
        <w:br/>
        <w:t xml:space="preserve">• </w:t>
      </w:r>
      <w:ins w:id="76" w:author="NOUREDDINE KERZAZI" w:date="2026-06-21T13:41:00Z">
        <w:r w:rsidR="0053613C">
          <w:rPr>
            <w:lang w:eastAsia="fr-FR"/>
          </w:rPr>
          <w:t>Téléversement</w:t>
        </w:r>
      </w:ins>
      <w:del w:id="77" w:author="NOUREDDINE KERZAZI" w:date="2026-06-21T13:41:00Z">
        <w:r w:rsidRPr="00394F2E" w:rsidDel="0053613C">
          <w:rPr>
            <w:lang w:eastAsia="fr-FR"/>
          </w:rPr>
          <w:delText>Upload</w:delText>
        </w:r>
      </w:del>
      <w:r w:rsidRPr="00394F2E">
        <w:rPr>
          <w:lang w:eastAsia="fr-FR"/>
        </w:rPr>
        <w:t xml:space="preserve"> et stockage des vidéos</w:t>
      </w:r>
      <w:r w:rsidRPr="00394F2E">
        <w:rPr>
          <w:lang w:eastAsia="fr-FR"/>
        </w:rPr>
        <w:br/>
        <w:t>• Gestion des métadonnées (titre, description, catégorie, miniature)</w:t>
      </w:r>
      <w:r w:rsidRPr="00394F2E">
        <w:rPr>
          <w:lang w:eastAsia="fr-FR"/>
        </w:rPr>
        <w:br/>
        <w:t>• Transcodage des vidéos pour le streaming (</w:t>
      </w:r>
      <w:proofErr w:type="spellStart"/>
      <w:r w:rsidRPr="00394F2E">
        <w:rPr>
          <w:lang w:eastAsia="fr-FR"/>
        </w:rPr>
        <w:t>FFmpeg</w:t>
      </w:r>
      <w:proofErr w:type="spellEnd"/>
      <w:r w:rsidRPr="00394F2E">
        <w:rPr>
          <w:lang w:eastAsia="fr-FR"/>
        </w:rPr>
        <w:t>)</w:t>
      </w:r>
      <w:r w:rsidRPr="00394F2E">
        <w:rPr>
          <w:lang w:eastAsia="fr-FR"/>
        </w:rPr>
        <w:br/>
        <w:t>• Génération de flux de diffusion (HLS)</w:t>
      </w:r>
      <w:r w:rsidRPr="00394F2E">
        <w:rPr>
          <w:lang w:eastAsia="fr-FR"/>
        </w:rPr>
        <w:br/>
        <w:t>• Publication et dépublication des contenus</w:t>
      </w:r>
      <w:r w:rsidRPr="00394F2E">
        <w:rPr>
          <w:lang w:eastAsia="fr-FR"/>
        </w:rPr>
        <w:br/>
        <w:t>• Consultation des vidéos via une interface front-office</w:t>
      </w:r>
      <w:r w:rsidRPr="00394F2E">
        <w:rPr>
          <w:lang w:eastAsia="fr-FR"/>
        </w:rPr>
        <w:br/>
        <w:t>• Affichage des statistiques (vues, vidéos publiées, etc.)</w:t>
      </w:r>
    </w:p>
    <w:p w14:paraId="056BEFBF" w14:textId="77777777" w:rsidR="0054033F" w:rsidRDefault="0054033F" w:rsidP="001C0393">
      <w:pPr>
        <w:pStyle w:val="text"/>
        <w:tabs>
          <w:tab w:val="left" w:pos="993"/>
        </w:tabs>
        <w:ind w:firstLine="0"/>
        <w:jc w:val="left"/>
        <w:rPr>
          <w:lang w:eastAsia="fr-FR"/>
        </w:rPr>
      </w:pPr>
    </w:p>
    <w:p w14:paraId="2AB3B78E" w14:textId="433A4628" w:rsidR="001C0393" w:rsidRPr="00FD0DA5" w:rsidRDefault="001C0393" w:rsidP="001C0393">
      <w:pPr>
        <w:pStyle w:val="Heading4"/>
        <w:numPr>
          <w:ilvl w:val="1"/>
          <w:numId w:val="0"/>
        </w:numPr>
        <w:ind w:left="2858" w:hanging="360"/>
        <w:rPr>
          <w:rFonts w:asciiTheme="majorBidi" w:hAnsiTheme="majorBidi"/>
          <w:i w:val="0"/>
          <w:iCs w:val="0"/>
          <w:color w:val="007BB8"/>
          <w:sz w:val="24"/>
          <w:szCs w:val="24"/>
          <w:lang w:val="fr-MA"/>
        </w:rPr>
      </w:pPr>
      <w:r w:rsidRPr="001C0393">
        <w:rPr>
          <w:rFonts w:asciiTheme="majorBidi" w:hAnsiTheme="majorBidi"/>
          <w:i w:val="0"/>
          <w:iCs w:val="0"/>
          <w:sz w:val="24"/>
          <w:szCs w:val="24"/>
          <w:lang w:val="fr-MA"/>
        </w:rPr>
        <w:t xml:space="preserve"> </w:t>
      </w:r>
      <w:bookmarkStart w:id="78" w:name="_Toc232736110"/>
      <w:r w:rsidRPr="00FD0DA5">
        <w:rPr>
          <w:rFonts w:asciiTheme="majorBidi" w:hAnsiTheme="majorBidi"/>
          <w:i w:val="0"/>
          <w:iCs w:val="0"/>
          <w:color w:val="007BB8"/>
          <w:sz w:val="24"/>
          <w:szCs w:val="24"/>
          <w:lang w:val="fr-MA"/>
        </w:rPr>
        <w:t>WORKFLOW VALIDATION</w:t>
      </w:r>
      <w:bookmarkEnd w:id="78"/>
    </w:p>
    <w:p w14:paraId="34BC62A5" w14:textId="560E662D" w:rsidR="001C0393" w:rsidRPr="001C0393" w:rsidRDefault="001C0393" w:rsidP="00114965">
      <w:pPr>
        <w:pStyle w:val="ListParagraph"/>
        <w:numPr>
          <w:ilvl w:val="1"/>
          <w:numId w:val="23"/>
        </w:numPr>
        <w:rPr>
          <w:rFonts w:asciiTheme="majorBidi" w:eastAsia="Calibri" w:hAnsiTheme="majorBidi" w:cstheme="majorBidi"/>
          <w:sz w:val="24"/>
          <w:szCs w:val="24"/>
          <w:lang w:val="fr-MA" w:eastAsia="fr-FR"/>
        </w:rPr>
      </w:pPr>
      <w:r w:rsidRPr="001C0393">
        <w:rPr>
          <w:rFonts w:asciiTheme="majorBidi" w:eastAsia="Calibri" w:hAnsiTheme="majorBidi" w:cstheme="majorBidi"/>
          <w:sz w:val="24"/>
          <w:szCs w:val="24"/>
          <w:lang w:val="fr-MA" w:eastAsia="fr-FR"/>
        </w:rPr>
        <w:t xml:space="preserve">Workflow de publication des vidéos : </w:t>
      </w:r>
    </w:p>
    <w:p w14:paraId="3A212CF5" w14:textId="5FB3484A" w:rsidR="001C0393" w:rsidRPr="001C0393" w:rsidRDefault="001C0393" w:rsidP="00114965">
      <w:pPr>
        <w:numPr>
          <w:ilvl w:val="0"/>
          <w:numId w:val="23"/>
        </w:numPr>
        <w:ind w:firstLine="840"/>
        <w:rPr>
          <w:rFonts w:asciiTheme="majorBidi" w:hAnsiTheme="majorBidi" w:cstheme="majorBidi"/>
          <w:sz w:val="24"/>
          <w:szCs w:val="24"/>
        </w:rPr>
      </w:pPr>
      <w:r>
        <w:rPr>
          <w:rFonts w:asciiTheme="majorBidi" w:hAnsiTheme="majorBidi" w:cstheme="majorBidi"/>
          <w:sz w:val="24"/>
          <w:szCs w:val="24"/>
        </w:rPr>
        <w:t>S</w:t>
      </w:r>
      <w:r w:rsidRPr="001C0393">
        <w:rPr>
          <w:rFonts w:asciiTheme="majorBidi" w:hAnsiTheme="majorBidi" w:cstheme="majorBidi"/>
          <w:sz w:val="24"/>
          <w:szCs w:val="24"/>
        </w:rPr>
        <w:t xml:space="preserve">oumission par l’éditeur </w:t>
      </w:r>
    </w:p>
    <w:p w14:paraId="25C684C1" w14:textId="3C73F431" w:rsidR="001C0393" w:rsidRPr="001C0393" w:rsidRDefault="001C0393" w:rsidP="00114965">
      <w:pPr>
        <w:numPr>
          <w:ilvl w:val="0"/>
          <w:numId w:val="23"/>
        </w:numPr>
        <w:ind w:firstLine="840"/>
        <w:rPr>
          <w:rFonts w:asciiTheme="majorBidi" w:hAnsiTheme="majorBidi" w:cstheme="majorBidi"/>
          <w:sz w:val="24"/>
          <w:szCs w:val="24"/>
        </w:rPr>
      </w:pPr>
      <w:r>
        <w:rPr>
          <w:rFonts w:asciiTheme="majorBidi" w:hAnsiTheme="majorBidi" w:cstheme="majorBidi"/>
          <w:sz w:val="24"/>
          <w:szCs w:val="24"/>
        </w:rPr>
        <w:t>V</w:t>
      </w:r>
      <w:r w:rsidRPr="001C0393">
        <w:rPr>
          <w:rFonts w:asciiTheme="majorBidi" w:hAnsiTheme="majorBidi" w:cstheme="majorBidi"/>
          <w:sz w:val="24"/>
          <w:szCs w:val="24"/>
        </w:rPr>
        <w:t xml:space="preserve">alidation ou rejet par un valideur </w:t>
      </w:r>
    </w:p>
    <w:p w14:paraId="4BDF9A1B" w14:textId="78ED277D" w:rsidR="001C0393" w:rsidRPr="001C0393" w:rsidRDefault="001C0393" w:rsidP="00114965">
      <w:pPr>
        <w:pStyle w:val="ListParagraph"/>
        <w:numPr>
          <w:ilvl w:val="1"/>
          <w:numId w:val="23"/>
        </w:numPr>
        <w:spacing w:after="0"/>
        <w:rPr>
          <w:rFonts w:asciiTheme="majorBidi" w:eastAsia="Calibri" w:hAnsiTheme="majorBidi" w:cstheme="majorBidi"/>
          <w:sz w:val="24"/>
          <w:szCs w:val="24"/>
          <w:lang w:val="fr-MA" w:eastAsia="fr-FR"/>
        </w:rPr>
      </w:pPr>
      <w:r w:rsidRPr="001C0393">
        <w:rPr>
          <w:rFonts w:asciiTheme="majorBidi" w:eastAsia="Calibri" w:hAnsiTheme="majorBidi" w:cstheme="majorBidi"/>
          <w:sz w:val="24"/>
          <w:szCs w:val="24"/>
          <w:lang w:val="fr-MA" w:eastAsia="fr-FR"/>
        </w:rPr>
        <w:t xml:space="preserve">Gestion des statuts (brouillon, publié, rejeté) </w:t>
      </w:r>
    </w:p>
    <w:p w14:paraId="079DEA9A" w14:textId="45DA776E" w:rsidR="001C0393" w:rsidRDefault="001C0393" w:rsidP="00114965">
      <w:pPr>
        <w:pStyle w:val="ListParagraph"/>
        <w:numPr>
          <w:ilvl w:val="1"/>
          <w:numId w:val="23"/>
        </w:numPr>
        <w:spacing w:after="0"/>
        <w:rPr>
          <w:rFonts w:asciiTheme="majorBidi" w:eastAsia="Calibri" w:hAnsiTheme="majorBidi" w:cstheme="majorBidi"/>
          <w:sz w:val="24"/>
          <w:szCs w:val="24"/>
          <w:lang w:val="fr-MA" w:eastAsia="fr-FR"/>
        </w:rPr>
      </w:pPr>
      <w:r w:rsidRPr="001C0393">
        <w:rPr>
          <w:rFonts w:asciiTheme="majorBidi" w:eastAsia="Calibri" w:hAnsiTheme="majorBidi" w:cstheme="majorBidi"/>
          <w:sz w:val="24"/>
          <w:szCs w:val="24"/>
          <w:lang w:val="fr-MA" w:eastAsia="fr-FR"/>
        </w:rPr>
        <w:t>Commentaires de rejet</w:t>
      </w:r>
    </w:p>
    <w:p w14:paraId="5CADBB23" w14:textId="77777777" w:rsidR="0054033F" w:rsidRDefault="0054033F" w:rsidP="0054033F">
      <w:pPr>
        <w:pStyle w:val="ListParagraph"/>
        <w:spacing w:after="0"/>
        <w:ind w:left="1440"/>
        <w:rPr>
          <w:rFonts w:asciiTheme="majorBidi" w:eastAsia="Calibri" w:hAnsiTheme="majorBidi" w:cstheme="majorBidi"/>
          <w:sz w:val="24"/>
          <w:szCs w:val="24"/>
          <w:lang w:val="fr-MA" w:eastAsia="fr-FR"/>
        </w:rPr>
      </w:pPr>
    </w:p>
    <w:p w14:paraId="2EB58D7F" w14:textId="77777777" w:rsidR="0054033F" w:rsidRDefault="0054033F" w:rsidP="0054033F">
      <w:pPr>
        <w:pStyle w:val="ListParagraph"/>
        <w:spacing w:after="0"/>
        <w:ind w:left="1440"/>
        <w:rPr>
          <w:rFonts w:asciiTheme="majorBidi" w:eastAsia="Calibri" w:hAnsiTheme="majorBidi" w:cstheme="majorBidi"/>
          <w:sz w:val="24"/>
          <w:szCs w:val="24"/>
          <w:lang w:val="fr-MA" w:eastAsia="fr-FR"/>
        </w:rPr>
      </w:pPr>
    </w:p>
    <w:p w14:paraId="1A4A7510" w14:textId="77777777" w:rsidR="0054033F" w:rsidRDefault="0054033F" w:rsidP="0054033F">
      <w:pPr>
        <w:pStyle w:val="ListParagraph"/>
        <w:spacing w:after="0"/>
        <w:ind w:left="1440"/>
        <w:rPr>
          <w:rFonts w:asciiTheme="majorBidi" w:eastAsia="Calibri" w:hAnsiTheme="majorBidi" w:cstheme="majorBidi"/>
          <w:sz w:val="24"/>
          <w:szCs w:val="24"/>
          <w:lang w:val="fr-MA" w:eastAsia="fr-FR"/>
        </w:rPr>
      </w:pPr>
    </w:p>
    <w:p w14:paraId="19949C24" w14:textId="460C1DF6" w:rsidR="001C0393" w:rsidRPr="00FD0DA5" w:rsidRDefault="001C0393" w:rsidP="001C0393">
      <w:pPr>
        <w:pStyle w:val="Heading4"/>
        <w:numPr>
          <w:ilvl w:val="1"/>
          <w:numId w:val="0"/>
        </w:numPr>
        <w:ind w:left="2858" w:hanging="360"/>
        <w:rPr>
          <w:rFonts w:asciiTheme="majorBidi" w:eastAsia="Calibri" w:hAnsiTheme="majorBidi"/>
          <w:color w:val="007BB8"/>
          <w:sz w:val="24"/>
          <w:szCs w:val="24"/>
          <w:lang w:val="fr-MA" w:eastAsia="fr-FR"/>
        </w:rPr>
      </w:pPr>
      <w:bookmarkStart w:id="79" w:name="_Toc232736111"/>
      <w:r w:rsidRPr="00FD0DA5">
        <w:rPr>
          <w:rFonts w:asciiTheme="majorBidi" w:hAnsiTheme="majorBidi"/>
          <w:i w:val="0"/>
          <w:iCs w:val="0"/>
          <w:color w:val="007BB8"/>
          <w:sz w:val="24"/>
          <w:szCs w:val="24"/>
          <w:lang w:val="fr-MA"/>
        </w:rPr>
        <w:t>COMPOSANT VIDÉO</w:t>
      </w:r>
      <w:bookmarkEnd w:id="79"/>
    </w:p>
    <w:p w14:paraId="4E27090C" w14:textId="77777777" w:rsidR="001C0393" w:rsidRPr="001C0393"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t>Lecteur vidéo intégrable (</w:t>
      </w:r>
      <w:proofErr w:type="spellStart"/>
      <w:r w:rsidRPr="001C0393">
        <w:rPr>
          <w:rFonts w:asciiTheme="majorBidi" w:hAnsiTheme="majorBidi" w:cstheme="majorBidi"/>
          <w:sz w:val="24"/>
          <w:szCs w:val="24"/>
        </w:rPr>
        <w:t>iframe</w:t>
      </w:r>
      <w:proofErr w:type="spellEnd"/>
      <w:r w:rsidRPr="001C0393">
        <w:rPr>
          <w:rFonts w:asciiTheme="majorBidi" w:hAnsiTheme="majorBidi" w:cstheme="majorBidi"/>
          <w:sz w:val="24"/>
          <w:szCs w:val="24"/>
        </w:rPr>
        <w:t xml:space="preserve"> / SDK) </w:t>
      </w:r>
    </w:p>
    <w:p w14:paraId="4A92F217" w14:textId="77777777" w:rsidR="001C0393" w:rsidRPr="001C0393"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lastRenderedPageBreak/>
        <w:t xml:space="preserve">Réutilisation sur plusieurs sites MAP </w:t>
      </w:r>
    </w:p>
    <w:p w14:paraId="17DE3B00" w14:textId="1145C928" w:rsidR="0054033F" w:rsidRPr="0054033F"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t xml:space="preserve">Accès au lecteur via API </w:t>
      </w:r>
    </w:p>
    <w:p w14:paraId="122A86B6" w14:textId="40413CC3" w:rsidR="001C0393" w:rsidRPr="00FD0DA5" w:rsidRDefault="001C0393" w:rsidP="001C0393">
      <w:pPr>
        <w:pStyle w:val="Heading4"/>
        <w:numPr>
          <w:ilvl w:val="1"/>
          <w:numId w:val="0"/>
        </w:numPr>
        <w:ind w:left="2858" w:hanging="360"/>
        <w:rPr>
          <w:rFonts w:asciiTheme="majorBidi" w:hAnsiTheme="majorBidi"/>
          <w:i w:val="0"/>
          <w:iCs w:val="0"/>
          <w:color w:val="4472C4" w:themeColor="accent1"/>
          <w:sz w:val="24"/>
          <w:szCs w:val="24"/>
          <w:lang w:val="fr-MA"/>
        </w:rPr>
      </w:pPr>
      <w:r w:rsidRPr="00FD0DA5">
        <w:rPr>
          <w:rFonts w:asciiTheme="majorBidi" w:hAnsiTheme="majorBidi"/>
          <w:i w:val="0"/>
          <w:iCs w:val="0"/>
          <w:color w:val="4472C4" w:themeColor="accent1"/>
          <w:sz w:val="24"/>
          <w:szCs w:val="24"/>
          <w:lang w:val="fr-MA"/>
        </w:rPr>
        <w:t xml:space="preserve"> </w:t>
      </w:r>
      <w:bookmarkStart w:id="80" w:name="_Toc232736112"/>
      <w:r w:rsidRPr="00FD0DA5">
        <w:rPr>
          <w:rFonts w:asciiTheme="majorBidi" w:hAnsiTheme="majorBidi"/>
          <w:i w:val="0"/>
          <w:iCs w:val="0"/>
          <w:color w:val="4472C4" w:themeColor="accent1"/>
          <w:sz w:val="24"/>
          <w:szCs w:val="24"/>
          <w:lang w:val="fr-MA"/>
        </w:rPr>
        <w:t>PIPELINE VIDEO</w:t>
      </w:r>
      <w:bookmarkEnd w:id="80"/>
    </w:p>
    <w:p w14:paraId="5C99575D" w14:textId="62E4A52C" w:rsidR="001C0393" w:rsidRPr="001C0393" w:rsidRDefault="0053613C" w:rsidP="00114965">
      <w:pPr>
        <w:numPr>
          <w:ilvl w:val="0"/>
          <w:numId w:val="21"/>
        </w:numPr>
        <w:tabs>
          <w:tab w:val="clear" w:pos="720"/>
          <w:tab w:val="num" w:pos="1418"/>
        </w:tabs>
        <w:ind w:left="851" w:firstLine="414"/>
        <w:rPr>
          <w:rFonts w:asciiTheme="majorBidi" w:hAnsiTheme="majorBidi" w:cstheme="majorBidi"/>
          <w:sz w:val="24"/>
          <w:szCs w:val="24"/>
        </w:rPr>
      </w:pPr>
      <w:ins w:id="81" w:author="NOUREDDINE KERZAZI" w:date="2026-06-21T13:41:00Z">
        <w:r>
          <w:rPr>
            <w:rFonts w:asciiTheme="majorBidi" w:hAnsiTheme="majorBidi" w:cstheme="majorBidi"/>
            <w:sz w:val="24"/>
            <w:szCs w:val="24"/>
          </w:rPr>
          <w:t>Téléversement</w:t>
        </w:r>
      </w:ins>
      <w:del w:id="82" w:author="NOUREDDINE KERZAZI" w:date="2026-06-21T13:41:00Z">
        <w:r w:rsidR="001C0393" w:rsidRPr="001C0393" w:rsidDel="0053613C">
          <w:rPr>
            <w:rFonts w:asciiTheme="majorBidi" w:hAnsiTheme="majorBidi" w:cstheme="majorBidi"/>
            <w:sz w:val="24"/>
            <w:szCs w:val="24"/>
          </w:rPr>
          <w:delText>Upload</w:delText>
        </w:r>
      </w:del>
      <w:r w:rsidR="001C0393" w:rsidRPr="001C0393">
        <w:rPr>
          <w:rFonts w:asciiTheme="majorBidi" w:hAnsiTheme="majorBidi" w:cstheme="majorBidi"/>
          <w:sz w:val="24"/>
          <w:szCs w:val="24"/>
        </w:rPr>
        <w:t xml:space="preserve"> avec reprise </w:t>
      </w:r>
    </w:p>
    <w:p w14:paraId="01B9829A" w14:textId="71AECD4C" w:rsidR="001C0393" w:rsidRPr="001C0393"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t>Transcodage automatique (</w:t>
      </w:r>
      <w:proofErr w:type="spellStart"/>
      <w:r w:rsidRPr="001C0393">
        <w:rPr>
          <w:rFonts w:asciiTheme="majorBidi" w:hAnsiTheme="majorBidi" w:cstheme="majorBidi"/>
          <w:sz w:val="24"/>
          <w:szCs w:val="24"/>
        </w:rPr>
        <w:t>FFmpeg</w:t>
      </w:r>
      <w:proofErr w:type="spellEnd"/>
      <w:r w:rsidRPr="001C0393">
        <w:rPr>
          <w:rFonts w:asciiTheme="majorBidi" w:hAnsiTheme="majorBidi" w:cstheme="majorBidi"/>
          <w:sz w:val="24"/>
          <w:szCs w:val="24"/>
        </w:rPr>
        <w:t xml:space="preserve">) </w:t>
      </w:r>
    </w:p>
    <w:p w14:paraId="44D3EC11" w14:textId="3C66FCD3" w:rsidR="001C0393" w:rsidRPr="001C0393"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t xml:space="preserve">Génération HLS </w:t>
      </w:r>
    </w:p>
    <w:p w14:paraId="29D18086" w14:textId="62532C8B" w:rsidR="0054033F" w:rsidRPr="0054033F"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t>Streaming adaptatif (ABR)</w:t>
      </w:r>
    </w:p>
    <w:p w14:paraId="5601E8AF" w14:textId="77777777" w:rsidR="0054033F" w:rsidRPr="001C0393" w:rsidRDefault="0054033F" w:rsidP="0054033F">
      <w:pPr>
        <w:ind w:left="1265"/>
        <w:rPr>
          <w:rFonts w:asciiTheme="majorBidi" w:hAnsiTheme="majorBidi" w:cstheme="majorBidi"/>
          <w:sz w:val="24"/>
          <w:szCs w:val="24"/>
        </w:rPr>
      </w:pPr>
    </w:p>
    <w:p w14:paraId="1DB5CED2" w14:textId="3B90E1DE" w:rsidR="006D71A4" w:rsidRDefault="008E1D98" w:rsidP="006D71A4">
      <w:pPr>
        <w:pStyle w:val="Heading4"/>
        <w:numPr>
          <w:ilvl w:val="1"/>
          <w:numId w:val="0"/>
        </w:numPr>
        <w:ind w:left="2858" w:hanging="360"/>
        <w:rPr>
          <w:rFonts w:asciiTheme="majorBidi" w:hAnsiTheme="majorBidi"/>
          <w:i w:val="0"/>
          <w:iCs w:val="0"/>
          <w:sz w:val="24"/>
          <w:szCs w:val="24"/>
        </w:rPr>
      </w:pPr>
      <w:bookmarkStart w:id="83" w:name="_Toc232736113"/>
      <w:r w:rsidRPr="001866AD">
        <w:rPr>
          <w:rFonts w:asciiTheme="majorBidi" w:hAnsiTheme="majorBidi"/>
          <w:i w:val="0"/>
          <w:iCs w:val="0"/>
          <w:sz w:val="24"/>
          <w:szCs w:val="24"/>
        </w:rPr>
        <w:t xml:space="preserve">3.4.2 </w:t>
      </w:r>
      <w:r w:rsidR="006D71A4" w:rsidRPr="001866AD">
        <w:rPr>
          <w:rFonts w:asciiTheme="majorBidi" w:hAnsiTheme="majorBidi"/>
          <w:i w:val="0"/>
          <w:iCs w:val="0"/>
          <w:sz w:val="24"/>
          <w:szCs w:val="24"/>
        </w:rPr>
        <w:t>Besoins non fonctionnels</w:t>
      </w:r>
      <w:bookmarkEnd w:id="83"/>
    </w:p>
    <w:p w14:paraId="196A3735" w14:textId="77777777" w:rsidR="00872FC0" w:rsidRPr="00872FC0" w:rsidRDefault="00872FC0" w:rsidP="00872FC0">
      <w:pPr>
        <w:pStyle w:val="text"/>
      </w:pPr>
      <w:r w:rsidRPr="00872FC0">
        <w:t>Les besoins non fonctionnels définissent les contraintes techniques et qualitatives du système :</w:t>
      </w:r>
    </w:p>
    <w:p w14:paraId="1AD49E3C" w14:textId="77777777" w:rsidR="00872FC0" w:rsidRPr="00872FC0" w:rsidRDefault="00872FC0" w:rsidP="00114965">
      <w:pPr>
        <w:numPr>
          <w:ilvl w:val="0"/>
          <w:numId w:val="20"/>
        </w:numPr>
        <w:tabs>
          <w:tab w:val="clear" w:pos="720"/>
          <w:tab w:val="left" w:pos="1418"/>
          <w:tab w:val="left" w:pos="1560"/>
        </w:tabs>
        <w:ind w:left="1134" w:firstLine="0"/>
        <w:rPr>
          <w:rFonts w:asciiTheme="majorBidi" w:hAnsiTheme="majorBidi" w:cstheme="majorBidi"/>
          <w:sz w:val="24"/>
          <w:szCs w:val="24"/>
        </w:rPr>
      </w:pPr>
      <w:r w:rsidRPr="00872FC0">
        <w:rPr>
          <w:rFonts w:asciiTheme="majorBidi" w:hAnsiTheme="majorBidi" w:cstheme="majorBidi"/>
          <w:b/>
          <w:bCs/>
          <w:sz w:val="24"/>
          <w:szCs w:val="24"/>
        </w:rPr>
        <w:t>Performance</w:t>
      </w:r>
      <w:r w:rsidRPr="00872FC0">
        <w:rPr>
          <w:rFonts w:asciiTheme="majorBidi" w:hAnsiTheme="majorBidi" w:cstheme="majorBidi"/>
          <w:sz w:val="24"/>
          <w:szCs w:val="24"/>
        </w:rPr>
        <w:t xml:space="preserve"> : garantir une diffusion fluide des vidéos et un temps de réponse optimal </w:t>
      </w:r>
    </w:p>
    <w:p w14:paraId="69C71D31" w14:textId="77777777" w:rsidR="00872FC0" w:rsidRPr="00872FC0" w:rsidRDefault="00872FC0" w:rsidP="00114965">
      <w:pPr>
        <w:numPr>
          <w:ilvl w:val="0"/>
          <w:numId w:val="20"/>
        </w:numPr>
        <w:tabs>
          <w:tab w:val="clear" w:pos="720"/>
          <w:tab w:val="left" w:pos="1418"/>
          <w:tab w:val="left" w:pos="1560"/>
        </w:tabs>
        <w:ind w:left="1134" w:firstLine="0"/>
        <w:rPr>
          <w:rFonts w:asciiTheme="majorBidi" w:hAnsiTheme="majorBidi" w:cstheme="majorBidi"/>
          <w:sz w:val="24"/>
          <w:szCs w:val="24"/>
        </w:rPr>
      </w:pPr>
      <w:r w:rsidRPr="00872FC0">
        <w:rPr>
          <w:rFonts w:asciiTheme="majorBidi" w:hAnsiTheme="majorBidi" w:cstheme="majorBidi"/>
          <w:b/>
          <w:bCs/>
          <w:sz w:val="24"/>
          <w:szCs w:val="24"/>
        </w:rPr>
        <w:t>Sécurité</w:t>
      </w:r>
      <w:r w:rsidRPr="00872FC0">
        <w:rPr>
          <w:rFonts w:asciiTheme="majorBidi" w:hAnsiTheme="majorBidi" w:cstheme="majorBidi"/>
          <w:sz w:val="24"/>
          <w:szCs w:val="24"/>
        </w:rPr>
        <w:t xml:space="preserve"> : protection des données et gestion sécurisée des accès utilisateurs </w:t>
      </w:r>
    </w:p>
    <w:p w14:paraId="16B7BFE3" w14:textId="77777777" w:rsidR="00872FC0" w:rsidRPr="00872FC0" w:rsidRDefault="00872FC0" w:rsidP="00114965">
      <w:pPr>
        <w:numPr>
          <w:ilvl w:val="0"/>
          <w:numId w:val="20"/>
        </w:numPr>
        <w:tabs>
          <w:tab w:val="clear" w:pos="720"/>
          <w:tab w:val="left" w:pos="2127"/>
          <w:tab w:val="left" w:pos="2410"/>
        </w:tabs>
        <w:ind w:left="1418" w:hanging="284"/>
        <w:rPr>
          <w:rFonts w:asciiTheme="majorBidi" w:hAnsiTheme="majorBidi" w:cstheme="majorBidi"/>
          <w:sz w:val="24"/>
          <w:szCs w:val="24"/>
        </w:rPr>
      </w:pPr>
      <w:r w:rsidRPr="00872FC0">
        <w:rPr>
          <w:rFonts w:asciiTheme="majorBidi" w:hAnsiTheme="majorBidi" w:cstheme="majorBidi"/>
          <w:b/>
          <w:bCs/>
          <w:sz w:val="24"/>
          <w:szCs w:val="24"/>
        </w:rPr>
        <w:t>Scalabilité</w:t>
      </w:r>
      <w:r w:rsidRPr="00872FC0">
        <w:rPr>
          <w:rFonts w:asciiTheme="majorBidi" w:hAnsiTheme="majorBidi" w:cstheme="majorBidi"/>
          <w:sz w:val="24"/>
          <w:szCs w:val="24"/>
        </w:rPr>
        <w:t xml:space="preserve"> : architecture modulaire permettant d’évoluer avec la charge et le volume des contenus </w:t>
      </w:r>
    </w:p>
    <w:p w14:paraId="22492E33" w14:textId="77777777" w:rsidR="00872FC0" w:rsidRPr="00872FC0" w:rsidRDefault="00872FC0" w:rsidP="00114965">
      <w:pPr>
        <w:numPr>
          <w:ilvl w:val="0"/>
          <w:numId w:val="20"/>
        </w:numPr>
        <w:tabs>
          <w:tab w:val="clear" w:pos="720"/>
          <w:tab w:val="left" w:pos="1418"/>
          <w:tab w:val="left" w:pos="1560"/>
        </w:tabs>
        <w:ind w:left="1134" w:firstLine="0"/>
        <w:rPr>
          <w:rFonts w:asciiTheme="majorBidi" w:hAnsiTheme="majorBidi" w:cstheme="majorBidi"/>
          <w:sz w:val="24"/>
          <w:szCs w:val="24"/>
        </w:rPr>
      </w:pPr>
      <w:r w:rsidRPr="00872FC0">
        <w:rPr>
          <w:rFonts w:asciiTheme="majorBidi" w:hAnsiTheme="majorBidi" w:cstheme="majorBidi"/>
          <w:b/>
          <w:bCs/>
          <w:sz w:val="24"/>
          <w:szCs w:val="24"/>
        </w:rPr>
        <w:t>Maintenance</w:t>
      </w:r>
      <w:r w:rsidRPr="00872FC0">
        <w:rPr>
          <w:rFonts w:asciiTheme="majorBidi" w:hAnsiTheme="majorBidi" w:cstheme="majorBidi"/>
          <w:sz w:val="24"/>
          <w:szCs w:val="24"/>
        </w:rPr>
        <w:t xml:space="preserve"> : code structuré, modulaire et documenté facilitant les évolutions futures </w:t>
      </w:r>
    </w:p>
    <w:p w14:paraId="6C7E1FFC" w14:textId="77777777" w:rsidR="00872FC0" w:rsidRPr="00872FC0" w:rsidRDefault="00872FC0" w:rsidP="00114965">
      <w:pPr>
        <w:numPr>
          <w:ilvl w:val="0"/>
          <w:numId w:val="20"/>
        </w:numPr>
        <w:tabs>
          <w:tab w:val="clear" w:pos="720"/>
          <w:tab w:val="left" w:pos="1418"/>
          <w:tab w:val="left" w:pos="1560"/>
        </w:tabs>
        <w:ind w:left="1134" w:firstLine="0"/>
        <w:rPr>
          <w:rFonts w:asciiTheme="majorBidi" w:hAnsiTheme="majorBidi" w:cstheme="majorBidi"/>
          <w:sz w:val="24"/>
          <w:szCs w:val="24"/>
        </w:rPr>
      </w:pPr>
      <w:r w:rsidRPr="00872FC0">
        <w:rPr>
          <w:rFonts w:asciiTheme="majorBidi" w:hAnsiTheme="majorBidi" w:cstheme="majorBidi"/>
          <w:b/>
          <w:bCs/>
          <w:sz w:val="24"/>
          <w:szCs w:val="24"/>
        </w:rPr>
        <w:t>Compatibilité</w:t>
      </w:r>
      <w:r w:rsidRPr="00872FC0">
        <w:rPr>
          <w:rFonts w:asciiTheme="majorBidi" w:hAnsiTheme="majorBidi" w:cstheme="majorBidi"/>
          <w:sz w:val="24"/>
          <w:szCs w:val="24"/>
        </w:rPr>
        <w:t xml:space="preserve"> : respect des standards web et intégration avec les technologies utilisées </w:t>
      </w:r>
    </w:p>
    <w:p w14:paraId="36E3A67B" w14:textId="14BEDA2F" w:rsidR="00872FC0" w:rsidRDefault="00872FC0" w:rsidP="00114965">
      <w:pPr>
        <w:numPr>
          <w:ilvl w:val="0"/>
          <w:numId w:val="20"/>
        </w:numPr>
        <w:tabs>
          <w:tab w:val="clear" w:pos="720"/>
          <w:tab w:val="left" w:pos="1418"/>
          <w:tab w:val="left" w:pos="1560"/>
        </w:tabs>
        <w:ind w:left="1134" w:firstLine="0"/>
        <w:rPr>
          <w:rFonts w:asciiTheme="majorBidi" w:hAnsiTheme="majorBidi" w:cstheme="majorBidi"/>
          <w:sz w:val="24"/>
          <w:szCs w:val="24"/>
        </w:rPr>
      </w:pPr>
      <w:r w:rsidRPr="00872FC0">
        <w:rPr>
          <w:rFonts w:asciiTheme="majorBidi" w:hAnsiTheme="majorBidi" w:cstheme="majorBidi"/>
          <w:b/>
          <w:bCs/>
          <w:sz w:val="24"/>
          <w:szCs w:val="24"/>
        </w:rPr>
        <w:t>Disponibilité</w:t>
      </w:r>
      <w:r w:rsidRPr="00872FC0">
        <w:rPr>
          <w:rFonts w:asciiTheme="majorBidi" w:hAnsiTheme="majorBidi" w:cstheme="majorBidi"/>
          <w:sz w:val="24"/>
          <w:szCs w:val="24"/>
        </w:rPr>
        <w:t xml:space="preserve"> : assurer un accès continu aux contenus vidéo</w:t>
      </w:r>
    </w:p>
    <w:p w14:paraId="4D777CB6" w14:textId="77777777" w:rsidR="0054033F" w:rsidRDefault="0054033F" w:rsidP="0054033F">
      <w:pPr>
        <w:rPr>
          <w:rFonts w:asciiTheme="majorBidi" w:hAnsiTheme="majorBidi" w:cstheme="majorBidi"/>
          <w:sz w:val="24"/>
          <w:szCs w:val="24"/>
        </w:rPr>
      </w:pPr>
    </w:p>
    <w:p w14:paraId="4FAB35B4" w14:textId="6038E037" w:rsidR="00D235A0" w:rsidRDefault="00D235A0" w:rsidP="00D235A0">
      <w:pPr>
        <w:pStyle w:val="Heading4"/>
        <w:numPr>
          <w:ilvl w:val="1"/>
          <w:numId w:val="0"/>
        </w:numPr>
        <w:ind w:left="2858" w:hanging="360"/>
        <w:rPr>
          <w:rFonts w:asciiTheme="majorBidi" w:hAnsiTheme="majorBidi"/>
          <w:i w:val="0"/>
          <w:iCs w:val="0"/>
          <w:sz w:val="24"/>
          <w:szCs w:val="24"/>
        </w:rPr>
      </w:pPr>
      <w:bookmarkStart w:id="84" w:name="_Toc232736114"/>
      <w:r w:rsidRPr="00D235A0">
        <w:rPr>
          <w:rFonts w:asciiTheme="majorBidi" w:hAnsiTheme="majorBidi"/>
          <w:i w:val="0"/>
          <w:iCs w:val="0"/>
          <w:sz w:val="24"/>
          <w:szCs w:val="24"/>
        </w:rPr>
        <w:t>3.4.</w:t>
      </w:r>
      <w:r>
        <w:rPr>
          <w:rFonts w:asciiTheme="majorBidi" w:hAnsiTheme="majorBidi"/>
          <w:i w:val="0"/>
          <w:iCs w:val="0"/>
          <w:sz w:val="24"/>
          <w:szCs w:val="24"/>
        </w:rPr>
        <w:t>3</w:t>
      </w:r>
      <w:r w:rsidRPr="00D235A0">
        <w:rPr>
          <w:i w:val="0"/>
          <w:iCs w:val="0"/>
        </w:rPr>
        <w:t xml:space="preserve"> </w:t>
      </w:r>
      <w:r w:rsidRPr="00D235A0">
        <w:rPr>
          <w:rFonts w:asciiTheme="majorBidi" w:hAnsiTheme="majorBidi"/>
          <w:i w:val="0"/>
          <w:iCs w:val="0"/>
          <w:sz w:val="24"/>
          <w:szCs w:val="24"/>
        </w:rPr>
        <w:t>SÉCURITÉ</w:t>
      </w:r>
      <w:bookmarkEnd w:id="84"/>
    </w:p>
    <w:p w14:paraId="1B67FAA2" w14:textId="77777777" w:rsidR="00D235A0" w:rsidRPr="00D235A0" w:rsidRDefault="00D235A0" w:rsidP="00D235A0">
      <w:pPr>
        <w:pStyle w:val="text"/>
        <w:rPr>
          <w:lang w:val="fr-FR"/>
        </w:rPr>
      </w:pPr>
      <w:r w:rsidRPr="00D235A0">
        <w:rPr>
          <w:lang w:val="fr-FR"/>
        </w:rPr>
        <w:t>Le système intègre plusieurs mécanismes de sécurité afin de garantir la protection des données et des accès :</w:t>
      </w:r>
    </w:p>
    <w:p w14:paraId="7F06D29E" w14:textId="77777777" w:rsidR="00D235A0" w:rsidRPr="00D235A0" w:rsidRDefault="00D235A0" w:rsidP="00114965">
      <w:pPr>
        <w:numPr>
          <w:ilvl w:val="0"/>
          <w:numId w:val="21"/>
        </w:numPr>
        <w:tabs>
          <w:tab w:val="clear" w:pos="720"/>
          <w:tab w:val="num" w:pos="1418"/>
        </w:tabs>
        <w:ind w:left="851" w:firstLine="414"/>
        <w:rPr>
          <w:rFonts w:asciiTheme="majorBidi" w:hAnsiTheme="majorBidi" w:cstheme="majorBidi"/>
          <w:sz w:val="24"/>
          <w:szCs w:val="24"/>
        </w:rPr>
      </w:pPr>
      <w:r w:rsidRPr="00D235A0">
        <w:rPr>
          <w:rFonts w:asciiTheme="majorBidi" w:hAnsiTheme="majorBidi" w:cstheme="majorBidi"/>
          <w:sz w:val="24"/>
          <w:szCs w:val="24"/>
        </w:rPr>
        <w:t xml:space="preserve">Authentification sécurisée des utilisateurs </w:t>
      </w:r>
    </w:p>
    <w:p w14:paraId="43CAF953" w14:textId="77777777" w:rsidR="00D235A0" w:rsidRPr="00D235A0" w:rsidRDefault="00D235A0" w:rsidP="00114965">
      <w:pPr>
        <w:numPr>
          <w:ilvl w:val="0"/>
          <w:numId w:val="21"/>
        </w:numPr>
        <w:tabs>
          <w:tab w:val="clear" w:pos="720"/>
          <w:tab w:val="num" w:pos="1418"/>
        </w:tabs>
        <w:ind w:left="851" w:firstLine="414"/>
        <w:rPr>
          <w:rFonts w:asciiTheme="majorBidi" w:hAnsiTheme="majorBidi" w:cstheme="majorBidi"/>
          <w:sz w:val="24"/>
          <w:szCs w:val="24"/>
        </w:rPr>
      </w:pPr>
      <w:r w:rsidRPr="00D235A0">
        <w:rPr>
          <w:rFonts w:asciiTheme="majorBidi" w:hAnsiTheme="majorBidi" w:cstheme="majorBidi"/>
          <w:sz w:val="24"/>
          <w:szCs w:val="24"/>
        </w:rPr>
        <w:t>Stockage des mots de passe sous forme hachée (</w:t>
      </w:r>
      <w:proofErr w:type="spellStart"/>
      <w:r w:rsidRPr="00D235A0">
        <w:rPr>
          <w:rFonts w:asciiTheme="majorBidi" w:hAnsiTheme="majorBidi" w:cstheme="majorBidi"/>
          <w:sz w:val="24"/>
          <w:szCs w:val="24"/>
        </w:rPr>
        <w:t>hashing</w:t>
      </w:r>
      <w:proofErr w:type="spellEnd"/>
      <w:r w:rsidRPr="00D235A0">
        <w:rPr>
          <w:rFonts w:asciiTheme="majorBidi" w:hAnsiTheme="majorBidi" w:cstheme="majorBidi"/>
          <w:sz w:val="24"/>
          <w:szCs w:val="24"/>
        </w:rPr>
        <w:t xml:space="preserve">) </w:t>
      </w:r>
    </w:p>
    <w:p w14:paraId="5CCBBDCB" w14:textId="77777777" w:rsidR="00D235A0" w:rsidRPr="00D235A0" w:rsidRDefault="00D235A0" w:rsidP="00114965">
      <w:pPr>
        <w:numPr>
          <w:ilvl w:val="0"/>
          <w:numId w:val="21"/>
        </w:numPr>
        <w:tabs>
          <w:tab w:val="clear" w:pos="720"/>
          <w:tab w:val="num" w:pos="1418"/>
        </w:tabs>
        <w:ind w:left="851" w:firstLine="414"/>
        <w:rPr>
          <w:rFonts w:asciiTheme="majorBidi" w:hAnsiTheme="majorBidi" w:cstheme="majorBidi"/>
          <w:sz w:val="24"/>
          <w:szCs w:val="24"/>
        </w:rPr>
      </w:pPr>
      <w:r w:rsidRPr="00D235A0">
        <w:rPr>
          <w:rFonts w:asciiTheme="majorBidi" w:hAnsiTheme="majorBidi" w:cstheme="majorBidi"/>
          <w:sz w:val="24"/>
          <w:szCs w:val="24"/>
        </w:rPr>
        <w:t xml:space="preserve">Contrôle d’accès basé sur les rôles (RBAC) </w:t>
      </w:r>
    </w:p>
    <w:p w14:paraId="0F3CEA05" w14:textId="77777777" w:rsidR="00D235A0" w:rsidRPr="00D235A0" w:rsidRDefault="00D235A0" w:rsidP="00114965">
      <w:pPr>
        <w:numPr>
          <w:ilvl w:val="0"/>
          <w:numId w:val="21"/>
        </w:numPr>
        <w:tabs>
          <w:tab w:val="clear" w:pos="720"/>
          <w:tab w:val="num" w:pos="1418"/>
        </w:tabs>
        <w:ind w:left="851" w:firstLine="414"/>
        <w:rPr>
          <w:rFonts w:asciiTheme="majorBidi" w:hAnsiTheme="majorBidi" w:cstheme="majorBidi"/>
          <w:sz w:val="24"/>
          <w:szCs w:val="24"/>
        </w:rPr>
      </w:pPr>
      <w:r w:rsidRPr="00D235A0">
        <w:rPr>
          <w:rFonts w:asciiTheme="majorBidi" w:hAnsiTheme="majorBidi" w:cstheme="majorBidi"/>
          <w:sz w:val="24"/>
          <w:szCs w:val="24"/>
        </w:rPr>
        <w:t xml:space="preserve">Protection des actions sensibles (publication, suppression, modification) </w:t>
      </w:r>
    </w:p>
    <w:p w14:paraId="514F3A60" w14:textId="46CFA080" w:rsidR="00D235A0" w:rsidRDefault="00D235A0" w:rsidP="00114965">
      <w:pPr>
        <w:numPr>
          <w:ilvl w:val="0"/>
          <w:numId w:val="21"/>
        </w:numPr>
        <w:tabs>
          <w:tab w:val="clear" w:pos="720"/>
          <w:tab w:val="num" w:pos="1418"/>
        </w:tabs>
        <w:ind w:left="851" w:firstLine="414"/>
        <w:rPr>
          <w:rFonts w:asciiTheme="majorBidi" w:hAnsiTheme="majorBidi" w:cstheme="majorBidi"/>
          <w:sz w:val="24"/>
          <w:szCs w:val="24"/>
        </w:rPr>
      </w:pPr>
      <w:r w:rsidRPr="00D235A0">
        <w:rPr>
          <w:rFonts w:asciiTheme="majorBidi" w:hAnsiTheme="majorBidi" w:cstheme="majorBidi"/>
          <w:sz w:val="24"/>
          <w:szCs w:val="24"/>
        </w:rPr>
        <w:t>Journalisation des actions (audit log)</w:t>
      </w:r>
    </w:p>
    <w:p w14:paraId="50B2BEAE" w14:textId="77777777" w:rsidR="0054033F" w:rsidRPr="0054033F" w:rsidRDefault="0054033F" w:rsidP="0054033F">
      <w:pPr>
        <w:ind w:left="1265"/>
        <w:rPr>
          <w:rFonts w:asciiTheme="majorBidi" w:hAnsiTheme="majorBidi" w:cstheme="majorBidi"/>
          <w:sz w:val="24"/>
          <w:szCs w:val="24"/>
        </w:rPr>
      </w:pPr>
    </w:p>
    <w:p w14:paraId="3F278F5D" w14:textId="166F13B4" w:rsidR="00D235A0" w:rsidRPr="00D235A0" w:rsidRDefault="00D235A0" w:rsidP="00D235A0">
      <w:pPr>
        <w:pStyle w:val="Heading4"/>
        <w:numPr>
          <w:ilvl w:val="1"/>
          <w:numId w:val="0"/>
        </w:numPr>
        <w:ind w:left="2858" w:hanging="360"/>
        <w:rPr>
          <w:rFonts w:asciiTheme="majorBidi" w:hAnsiTheme="majorBidi"/>
          <w:i w:val="0"/>
          <w:iCs w:val="0"/>
          <w:sz w:val="24"/>
          <w:szCs w:val="24"/>
        </w:rPr>
      </w:pPr>
      <w:bookmarkStart w:id="85" w:name="_Toc232736115"/>
      <w:r w:rsidRPr="00D235A0">
        <w:rPr>
          <w:rFonts w:asciiTheme="majorBidi" w:hAnsiTheme="majorBidi"/>
          <w:i w:val="0"/>
          <w:iCs w:val="0"/>
          <w:sz w:val="24"/>
          <w:szCs w:val="24"/>
        </w:rPr>
        <w:t>3.4.4 AUDIT / JOURNALISATION</w:t>
      </w:r>
      <w:bookmarkEnd w:id="85"/>
    </w:p>
    <w:p w14:paraId="223814B2" w14:textId="7395FAEF" w:rsidR="00D235A0" w:rsidRPr="00D235A0" w:rsidRDefault="00D235A0" w:rsidP="00114965">
      <w:pPr>
        <w:numPr>
          <w:ilvl w:val="0"/>
          <w:numId w:val="22"/>
        </w:numPr>
        <w:tabs>
          <w:tab w:val="clear" w:pos="720"/>
        </w:tabs>
        <w:ind w:left="1560" w:hanging="284"/>
        <w:rPr>
          <w:rFonts w:asciiTheme="majorBidi" w:hAnsiTheme="majorBidi" w:cstheme="majorBidi"/>
          <w:sz w:val="24"/>
          <w:szCs w:val="24"/>
        </w:rPr>
      </w:pPr>
      <w:r w:rsidRPr="00D235A0">
        <w:rPr>
          <w:rFonts w:asciiTheme="majorBidi" w:hAnsiTheme="majorBidi" w:cstheme="majorBidi"/>
          <w:sz w:val="24"/>
          <w:szCs w:val="24"/>
        </w:rPr>
        <w:t xml:space="preserve">Suivi des actions des utilisateurs (audit) </w:t>
      </w:r>
    </w:p>
    <w:p w14:paraId="5C7EA2CA" w14:textId="51E77EA5" w:rsidR="00D235A0" w:rsidRPr="00D235A0" w:rsidRDefault="00D235A0" w:rsidP="00114965">
      <w:pPr>
        <w:numPr>
          <w:ilvl w:val="0"/>
          <w:numId w:val="22"/>
        </w:numPr>
        <w:tabs>
          <w:tab w:val="clear" w:pos="720"/>
        </w:tabs>
        <w:ind w:left="1560" w:hanging="284"/>
        <w:rPr>
          <w:rFonts w:asciiTheme="majorBidi" w:hAnsiTheme="majorBidi" w:cstheme="majorBidi"/>
          <w:sz w:val="24"/>
          <w:szCs w:val="24"/>
        </w:rPr>
      </w:pPr>
      <w:r w:rsidRPr="00D235A0">
        <w:rPr>
          <w:rFonts w:asciiTheme="majorBidi" w:hAnsiTheme="majorBidi" w:cstheme="majorBidi"/>
          <w:sz w:val="24"/>
          <w:szCs w:val="24"/>
        </w:rPr>
        <w:t xml:space="preserve">Traçabilité des opérations critiques </w:t>
      </w:r>
    </w:p>
    <w:p w14:paraId="54C41FAF" w14:textId="116D1DEA" w:rsidR="00D235A0" w:rsidRPr="00D235A0" w:rsidRDefault="00D235A0" w:rsidP="00114965">
      <w:pPr>
        <w:numPr>
          <w:ilvl w:val="0"/>
          <w:numId w:val="22"/>
        </w:numPr>
        <w:tabs>
          <w:tab w:val="clear" w:pos="720"/>
        </w:tabs>
        <w:ind w:left="1560" w:hanging="284"/>
        <w:rPr>
          <w:rFonts w:asciiTheme="majorBidi" w:hAnsiTheme="majorBidi" w:cstheme="majorBidi"/>
          <w:sz w:val="24"/>
          <w:szCs w:val="24"/>
        </w:rPr>
      </w:pPr>
      <w:r w:rsidRPr="00D235A0">
        <w:rPr>
          <w:rFonts w:asciiTheme="majorBidi" w:hAnsiTheme="majorBidi" w:cstheme="majorBidi"/>
          <w:sz w:val="24"/>
          <w:szCs w:val="24"/>
        </w:rPr>
        <w:t>Historique des modifications (vidéos, utilisateurs, rôles)</w:t>
      </w:r>
    </w:p>
    <w:p w14:paraId="2E18A822" w14:textId="77777777" w:rsidR="00D235A0" w:rsidRPr="00D235A0" w:rsidRDefault="00D235A0" w:rsidP="00D235A0"/>
    <w:p w14:paraId="44933750" w14:textId="6B99EE72" w:rsidR="006D71A4" w:rsidRPr="00394F2E" w:rsidRDefault="008E1D98" w:rsidP="006D71A4">
      <w:pPr>
        <w:pStyle w:val="Heading3"/>
        <w:ind w:left="2138" w:hanging="360"/>
        <w:rPr>
          <w:rFonts w:asciiTheme="majorBidi" w:hAnsiTheme="majorBidi"/>
          <w:lang w:val="fr-MA" w:eastAsia="fr-FR"/>
        </w:rPr>
      </w:pPr>
      <w:bookmarkStart w:id="86" w:name="_Toc232736116"/>
      <w:r w:rsidRPr="00394F2E">
        <w:rPr>
          <w:rFonts w:asciiTheme="majorBidi" w:hAnsiTheme="majorBidi"/>
          <w:lang w:val="fr-MA" w:eastAsia="fr-FR"/>
        </w:rPr>
        <w:lastRenderedPageBreak/>
        <w:t xml:space="preserve">3.5 </w:t>
      </w:r>
      <w:r w:rsidR="006D71A4" w:rsidRPr="00394F2E">
        <w:rPr>
          <w:rFonts w:asciiTheme="majorBidi" w:hAnsiTheme="majorBidi"/>
          <w:lang w:val="fr-MA" w:eastAsia="fr-FR"/>
        </w:rPr>
        <w:t>Enjeux stratégiques</w:t>
      </w:r>
      <w:bookmarkEnd w:id="86"/>
    </w:p>
    <w:p w14:paraId="5EBDD9FE" w14:textId="77777777" w:rsidR="006D71A4" w:rsidRPr="00394F2E" w:rsidRDefault="006D71A4" w:rsidP="006D71A4">
      <w:pPr>
        <w:pStyle w:val="text"/>
      </w:pPr>
      <w:r w:rsidRPr="00394F2E">
        <w:rPr>
          <w:lang w:val="fr-FR"/>
        </w:rPr>
        <w:t xml:space="preserve">Ce projet présente plusieurs enjeux stratégiques pour la MAP : </w:t>
      </w:r>
    </w:p>
    <w:p w14:paraId="3460CEA0" w14:textId="594ABCF3" w:rsidR="006D71A4" w:rsidRPr="008B58ED" w:rsidRDefault="00635189" w:rsidP="006D71A4">
      <w:pPr>
        <w:pStyle w:val="Heading4"/>
        <w:numPr>
          <w:ilvl w:val="1"/>
          <w:numId w:val="0"/>
        </w:numPr>
        <w:ind w:left="2858" w:hanging="360"/>
        <w:rPr>
          <w:rFonts w:asciiTheme="majorBidi" w:hAnsiTheme="majorBidi"/>
          <w:i w:val="0"/>
          <w:iCs w:val="0"/>
          <w:sz w:val="24"/>
          <w:szCs w:val="24"/>
        </w:rPr>
      </w:pPr>
      <w:bookmarkStart w:id="87" w:name="_Toc232736117"/>
      <w:r w:rsidRPr="008B58ED">
        <w:rPr>
          <w:rFonts w:asciiTheme="majorBidi" w:hAnsiTheme="majorBidi"/>
          <w:i w:val="0"/>
          <w:iCs w:val="0"/>
          <w:sz w:val="24"/>
          <w:szCs w:val="24"/>
        </w:rPr>
        <w:t>3.5.1 Renforcement</w:t>
      </w:r>
      <w:r w:rsidR="006D71A4" w:rsidRPr="008B58ED">
        <w:rPr>
          <w:rFonts w:asciiTheme="majorBidi" w:hAnsiTheme="majorBidi"/>
          <w:i w:val="0"/>
          <w:iCs w:val="0"/>
          <w:sz w:val="24"/>
          <w:szCs w:val="24"/>
        </w:rPr>
        <w:t xml:space="preserve"> de l’autonomie technologique</w:t>
      </w:r>
      <w:bookmarkEnd w:id="87"/>
    </w:p>
    <w:p w14:paraId="35A94A44" w14:textId="29E0D6F3" w:rsidR="00872FC0" w:rsidRPr="00872FC0" w:rsidRDefault="00872FC0" w:rsidP="00872FC0">
      <w:pPr>
        <w:pStyle w:val="text"/>
        <w:rPr>
          <w:lang w:val="fr-FR"/>
        </w:rPr>
      </w:pPr>
      <w:r w:rsidRPr="00872FC0">
        <w:rPr>
          <w:lang w:val="fr-FR"/>
        </w:rPr>
        <w:t>La mise en place d’une solution interne permet à la MAP de réduire sa dépendance aux plateformes externes et de mieux contrôler ses données et son infrastructure.</w:t>
      </w:r>
    </w:p>
    <w:p w14:paraId="3575A303" w14:textId="0A2C7F97" w:rsidR="006D71A4" w:rsidRPr="008B58ED" w:rsidRDefault="00635189" w:rsidP="006D71A4">
      <w:pPr>
        <w:pStyle w:val="Heading4"/>
        <w:numPr>
          <w:ilvl w:val="1"/>
          <w:numId w:val="0"/>
        </w:numPr>
        <w:ind w:left="2858" w:hanging="360"/>
        <w:rPr>
          <w:rFonts w:asciiTheme="majorBidi" w:hAnsiTheme="majorBidi"/>
          <w:i w:val="0"/>
          <w:iCs w:val="0"/>
          <w:sz w:val="24"/>
          <w:szCs w:val="24"/>
        </w:rPr>
      </w:pPr>
      <w:bookmarkStart w:id="88" w:name="_Toc232736118"/>
      <w:r w:rsidRPr="008B58ED">
        <w:rPr>
          <w:rFonts w:asciiTheme="majorBidi" w:hAnsiTheme="majorBidi"/>
          <w:i w:val="0"/>
          <w:iCs w:val="0"/>
          <w:sz w:val="24"/>
          <w:szCs w:val="24"/>
        </w:rPr>
        <w:t>3.5.2 Amélioration</w:t>
      </w:r>
      <w:r w:rsidR="006D71A4" w:rsidRPr="008B58ED">
        <w:rPr>
          <w:rFonts w:asciiTheme="majorBidi" w:hAnsiTheme="majorBidi"/>
          <w:i w:val="0"/>
          <w:iCs w:val="0"/>
          <w:sz w:val="24"/>
          <w:szCs w:val="24"/>
        </w:rPr>
        <w:t xml:space="preserve"> de la diffusion de l’information</w:t>
      </w:r>
      <w:bookmarkEnd w:id="88"/>
    </w:p>
    <w:p w14:paraId="7CFB7923" w14:textId="77777777" w:rsidR="006D71A4" w:rsidRPr="008B58ED" w:rsidRDefault="006D71A4" w:rsidP="006D71A4">
      <w:pPr>
        <w:pStyle w:val="text"/>
        <w:rPr>
          <w:lang w:eastAsia="fr-FR"/>
        </w:rPr>
      </w:pPr>
      <w:r w:rsidRPr="008B58ED">
        <w:rPr>
          <w:lang w:eastAsia="fr-FR"/>
        </w:rPr>
        <w:t>La plateforme permet une diffusion rapide et efficace des contenus vidéo, contribuant à enrichir l’offre médiatique de l’agence.</w:t>
      </w:r>
    </w:p>
    <w:p w14:paraId="56633138" w14:textId="64888DD1" w:rsidR="006D71A4" w:rsidRPr="008B58ED" w:rsidRDefault="008E1D98" w:rsidP="006D71A4">
      <w:pPr>
        <w:pStyle w:val="Heading4"/>
        <w:numPr>
          <w:ilvl w:val="1"/>
          <w:numId w:val="0"/>
        </w:numPr>
        <w:ind w:left="2858" w:hanging="360"/>
        <w:rPr>
          <w:rFonts w:asciiTheme="majorBidi" w:hAnsiTheme="majorBidi"/>
          <w:i w:val="0"/>
          <w:iCs w:val="0"/>
          <w:sz w:val="24"/>
          <w:szCs w:val="24"/>
        </w:rPr>
      </w:pPr>
      <w:bookmarkStart w:id="89" w:name="_Toc232736119"/>
      <w:r w:rsidRPr="008B58ED">
        <w:rPr>
          <w:rFonts w:asciiTheme="majorBidi" w:hAnsiTheme="majorBidi"/>
          <w:i w:val="0"/>
          <w:iCs w:val="0"/>
          <w:sz w:val="24"/>
          <w:szCs w:val="24"/>
        </w:rPr>
        <w:t xml:space="preserve">3.5.3 </w:t>
      </w:r>
      <w:r w:rsidR="006D71A4" w:rsidRPr="008B58ED">
        <w:rPr>
          <w:rFonts w:asciiTheme="majorBidi" w:hAnsiTheme="majorBidi"/>
          <w:i w:val="0"/>
          <w:iCs w:val="0"/>
          <w:sz w:val="24"/>
          <w:szCs w:val="24"/>
        </w:rPr>
        <w:t>Modernisation des services numériques</w:t>
      </w:r>
      <w:bookmarkEnd w:id="89"/>
    </w:p>
    <w:p w14:paraId="366414C6" w14:textId="77777777" w:rsidR="006D71A4" w:rsidRPr="008B58ED" w:rsidRDefault="006D71A4" w:rsidP="006D71A4">
      <w:pPr>
        <w:pStyle w:val="text"/>
      </w:pPr>
      <w:r w:rsidRPr="008B58ED">
        <w:rPr>
          <w:lang w:val="fr-FR"/>
        </w:rPr>
        <w:t>Ce projet s’inscrit dans une logique de transformation digitale visant à améliorer les outils internes et l’expérience utilisateur.</w:t>
      </w:r>
    </w:p>
    <w:p w14:paraId="387DCB31" w14:textId="7E515D8E" w:rsidR="006D71A4" w:rsidRPr="008B58ED" w:rsidRDefault="008E1D98" w:rsidP="006D71A4">
      <w:pPr>
        <w:pStyle w:val="Heading4"/>
        <w:numPr>
          <w:ilvl w:val="1"/>
          <w:numId w:val="0"/>
        </w:numPr>
        <w:ind w:left="2858" w:hanging="360"/>
        <w:rPr>
          <w:rFonts w:asciiTheme="majorBidi" w:hAnsiTheme="majorBidi"/>
          <w:i w:val="0"/>
          <w:iCs w:val="0"/>
          <w:sz w:val="24"/>
          <w:szCs w:val="24"/>
          <w:lang w:val="fr-MA"/>
        </w:rPr>
      </w:pPr>
      <w:bookmarkStart w:id="90" w:name="_Toc232736120"/>
      <w:r w:rsidRPr="008B58ED">
        <w:rPr>
          <w:rFonts w:asciiTheme="majorBidi" w:hAnsiTheme="majorBidi"/>
          <w:i w:val="0"/>
          <w:iCs w:val="0"/>
          <w:sz w:val="24"/>
          <w:szCs w:val="24"/>
        </w:rPr>
        <w:t xml:space="preserve">3.5.4 </w:t>
      </w:r>
      <w:r w:rsidR="006D71A4" w:rsidRPr="008B58ED">
        <w:rPr>
          <w:rFonts w:asciiTheme="majorBidi" w:hAnsiTheme="majorBidi"/>
          <w:i w:val="0"/>
          <w:iCs w:val="0"/>
          <w:sz w:val="24"/>
          <w:szCs w:val="24"/>
        </w:rPr>
        <w:t>Optimisation des ressources</w:t>
      </w:r>
      <w:bookmarkEnd w:id="90"/>
    </w:p>
    <w:p w14:paraId="4CE8F9C8" w14:textId="77777777" w:rsidR="006D71A4" w:rsidRDefault="006D71A4" w:rsidP="006D71A4">
      <w:pPr>
        <w:pStyle w:val="text"/>
        <w:rPr>
          <w:lang w:val="fr-FR"/>
        </w:rPr>
      </w:pPr>
      <w:r w:rsidRPr="00394F2E">
        <w:rPr>
          <w:lang w:val="fr-FR"/>
        </w:rPr>
        <w:t>L’automatisation de la gestion et de la diffusion des contenus permet de réduire les tâches manuelles et d’améliorer la productivité.</w:t>
      </w:r>
    </w:p>
    <w:p w14:paraId="61EE68DB" w14:textId="4E372F54" w:rsidR="00670F10" w:rsidRDefault="00A01187" w:rsidP="00A01187">
      <w:pPr>
        <w:pStyle w:val="text"/>
        <w:rPr>
          <w:lang w:val="fr-FR"/>
        </w:rPr>
      </w:pPr>
      <w:r w:rsidRPr="00A01187">
        <w:rPr>
          <w:lang w:val="fr-FR"/>
        </w:rPr>
        <w:t>Afin de répondre aux besoins identifiés, des exigences fonctionnelles et non fonctionnelles ont été définies en conformité avec le cahier des charges établi dans le cadre du projet.</w:t>
      </w:r>
    </w:p>
    <w:p w14:paraId="363733C6" w14:textId="4F3A862B" w:rsidR="00670F10" w:rsidRDefault="00670F10" w:rsidP="00670F10">
      <w:pPr>
        <w:pStyle w:val="Heading3"/>
        <w:ind w:left="2138" w:hanging="360"/>
        <w:rPr>
          <w:rFonts w:asciiTheme="majorBidi" w:hAnsiTheme="majorBidi"/>
          <w:lang w:val="fr-MA" w:eastAsia="fr-FR"/>
        </w:rPr>
      </w:pPr>
      <w:bookmarkStart w:id="91" w:name="_Toc232736121"/>
      <w:r w:rsidRPr="00670F10">
        <w:rPr>
          <w:rFonts w:asciiTheme="majorBidi" w:hAnsiTheme="majorBidi"/>
          <w:lang w:val="fr-MA" w:eastAsia="fr-FR"/>
        </w:rPr>
        <w:t>3.6 Exigences fonctionnelles et non fonctionnelles</w:t>
      </w:r>
      <w:bookmarkEnd w:id="91"/>
    </w:p>
    <w:p w14:paraId="5DBA13E4" w14:textId="77777777" w:rsidR="00670F10" w:rsidRDefault="00670F10" w:rsidP="00670F10">
      <w:pPr>
        <w:pStyle w:val="Heading4"/>
        <w:numPr>
          <w:ilvl w:val="1"/>
          <w:numId w:val="0"/>
        </w:numPr>
        <w:ind w:left="2858" w:hanging="360"/>
        <w:rPr>
          <w:rFonts w:asciiTheme="majorBidi" w:hAnsiTheme="majorBidi"/>
          <w:i w:val="0"/>
          <w:iCs w:val="0"/>
          <w:sz w:val="24"/>
          <w:szCs w:val="24"/>
        </w:rPr>
      </w:pPr>
      <w:bookmarkStart w:id="92" w:name="_Toc232736122"/>
      <w:r w:rsidRPr="00670F10">
        <w:rPr>
          <w:rFonts w:asciiTheme="majorBidi" w:hAnsiTheme="majorBidi"/>
          <w:i w:val="0"/>
          <w:iCs w:val="0"/>
          <w:sz w:val="24"/>
          <w:szCs w:val="24"/>
        </w:rPr>
        <w:t>3.6.1 Exigences fonctionnelles</w:t>
      </w:r>
      <w:bookmarkEnd w:id="92"/>
    </w:p>
    <w:p w14:paraId="4E1E7D04" w14:textId="68C61F4E" w:rsidR="00A01187" w:rsidRPr="00A01187" w:rsidRDefault="00A01187" w:rsidP="00A01187">
      <w:pPr>
        <w:pStyle w:val="text"/>
        <w:rPr>
          <w:lang w:val="fr-FR"/>
        </w:rPr>
      </w:pPr>
      <w:r w:rsidRPr="00A01187">
        <w:rPr>
          <w:lang w:val="fr-FR"/>
        </w:rPr>
        <w:t>Dans le cadre de ce projet, et en conformité avec le cahier des charges du projet fourni par l’encadrant technique, la plateforme de streaming vidéo doit répondre aux fonctionnalités suivantes :</w:t>
      </w:r>
    </w:p>
    <w:p w14:paraId="0395C57F"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Gestion des utilisateurs avec différents rôles :</w:t>
      </w:r>
      <w:r w:rsidRPr="00670F10">
        <w:rPr>
          <w:lang w:val="fr-FR"/>
        </w:rPr>
        <w:br/>
        <w:t xml:space="preserve">administrateur, éditeur, documentaliste et visiteur. </w:t>
      </w:r>
    </w:p>
    <w:p w14:paraId="23C648A5"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Système de gestion des vidéos permettant : </w:t>
      </w:r>
    </w:p>
    <w:p w14:paraId="08DD9B91" w14:textId="725FE56C" w:rsidR="00670F10" w:rsidRPr="00670F10" w:rsidRDefault="00670F10" w:rsidP="00114965">
      <w:pPr>
        <w:numPr>
          <w:ilvl w:val="1"/>
          <w:numId w:val="17"/>
        </w:numPr>
        <w:ind w:firstLine="1112"/>
        <w:rPr>
          <w:rFonts w:asciiTheme="majorBidi" w:hAnsiTheme="majorBidi" w:cstheme="majorBidi"/>
          <w:sz w:val="24"/>
          <w:szCs w:val="24"/>
        </w:rPr>
      </w:pPr>
      <w:r>
        <w:rPr>
          <w:rFonts w:asciiTheme="majorBidi" w:hAnsiTheme="majorBidi" w:cstheme="majorBidi"/>
          <w:sz w:val="24"/>
          <w:szCs w:val="24"/>
        </w:rPr>
        <w:t>L</w:t>
      </w:r>
      <w:ins w:id="93" w:author="NOUREDDINE KERZAZI" w:date="2026-06-21T13:41:00Z">
        <w:r w:rsidR="0053613C">
          <w:rPr>
            <w:rFonts w:asciiTheme="majorBidi" w:hAnsiTheme="majorBidi" w:cstheme="majorBidi"/>
            <w:sz w:val="24"/>
            <w:szCs w:val="24"/>
          </w:rPr>
          <w:t>e téléversement</w:t>
        </w:r>
      </w:ins>
      <w:del w:id="94" w:author="NOUREDDINE KERZAZI" w:date="2026-06-21T13:41:00Z">
        <w:r w:rsidRPr="00670F10" w:rsidDel="0053613C">
          <w:rPr>
            <w:rFonts w:asciiTheme="majorBidi" w:hAnsiTheme="majorBidi" w:cstheme="majorBidi"/>
            <w:sz w:val="24"/>
            <w:szCs w:val="24"/>
          </w:rPr>
          <w:delText>’upload</w:delText>
        </w:r>
      </w:del>
      <w:r w:rsidRPr="00670F10">
        <w:rPr>
          <w:rFonts w:asciiTheme="majorBidi" w:hAnsiTheme="majorBidi" w:cstheme="majorBidi"/>
          <w:sz w:val="24"/>
          <w:szCs w:val="24"/>
        </w:rPr>
        <w:t xml:space="preserve"> des contenus vidéo, </w:t>
      </w:r>
    </w:p>
    <w:p w14:paraId="38A5B0F0" w14:textId="09FD5D58" w:rsidR="00670F10" w:rsidRPr="00670F10" w:rsidRDefault="00670F10" w:rsidP="00114965">
      <w:pPr>
        <w:numPr>
          <w:ilvl w:val="1"/>
          <w:numId w:val="17"/>
        </w:numPr>
        <w:ind w:firstLine="1112"/>
        <w:rPr>
          <w:rFonts w:asciiTheme="majorBidi" w:hAnsiTheme="majorBidi" w:cstheme="majorBidi"/>
          <w:sz w:val="24"/>
          <w:szCs w:val="24"/>
        </w:rPr>
      </w:pPr>
      <w:r>
        <w:rPr>
          <w:rFonts w:asciiTheme="majorBidi" w:hAnsiTheme="majorBidi" w:cstheme="majorBidi"/>
          <w:sz w:val="24"/>
          <w:szCs w:val="24"/>
        </w:rPr>
        <w:t>L</w:t>
      </w:r>
      <w:r w:rsidRPr="00670F10">
        <w:rPr>
          <w:rFonts w:asciiTheme="majorBidi" w:hAnsiTheme="majorBidi" w:cstheme="majorBidi"/>
          <w:sz w:val="24"/>
          <w:szCs w:val="24"/>
        </w:rPr>
        <w:t xml:space="preserve">a modification des métadonnées (titre, description, catégorie, mots-clés), </w:t>
      </w:r>
    </w:p>
    <w:p w14:paraId="4781C7EB" w14:textId="1EC4E27E" w:rsidR="00670F10" w:rsidRPr="00670F10" w:rsidRDefault="00670F10" w:rsidP="00114965">
      <w:pPr>
        <w:numPr>
          <w:ilvl w:val="1"/>
          <w:numId w:val="17"/>
        </w:numPr>
        <w:ind w:firstLine="1112"/>
        <w:rPr>
          <w:rFonts w:asciiTheme="majorBidi" w:hAnsiTheme="majorBidi" w:cstheme="majorBidi"/>
          <w:sz w:val="24"/>
          <w:szCs w:val="24"/>
        </w:rPr>
      </w:pPr>
      <w:r>
        <w:rPr>
          <w:rFonts w:asciiTheme="majorBidi" w:hAnsiTheme="majorBidi" w:cstheme="majorBidi"/>
          <w:sz w:val="24"/>
          <w:szCs w:val="24"/>
        </w:rPr>
        <w:t>La</w:t>
      </w:r>
      <w:r w:rsidRPr="00670F10">
        <w:rPr>
          <w:rFonts w:asciiTheme="majorBidi" w:hAnsiTheme="majorBidi" w:cstheme="majorBidi"/>
          <w:sz w:val="24"/>
          <w:szCs w:val="24"/>
        </w:rPr>
        <w:t xml:space="preserve"> suppression et l’archivage des vidéos. </w:t>
      </w:r>
    </w:p>
    <w:p w14:paraId="58DF6F51"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Mise en place d’un système de contrôle d’accès basé sur les rôles (RBAC). </w:t>
      </w:r>
    </w:p>
    <w:p w14:paraId="0EBE5450"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Organisation du contenu via des rubriques et catégories. </w:t>
      </w:r>
    </w:p>
    <w:p w14:paraId="36B54B64"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Lecture des vidéos via un lecteur web intégré basé sur le streaming adaptatif. </w:t>
      </w:r>
    </w:p>
    <w:p w14:paraId="641A1C5C"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Recherche et consultation du catalogue vidéo. </w:t>
      </w:r>
    </w:p>
    <w:p w14:paraId="32171777" w14:textId="1F206354" w:rsidR="00670F10" w:rsidRPr="000115EB"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Gestion des statuts des vidéos (brouillon, publié, archivé, en traitement). </w:t>
      </w:r>
    </w:p>
    <w:p w14:paraId="0D2E8CAF" w14:textId="7307CB96" w:rsidR="00670F10" w:rsidRDefault="00670F10" w:rsidP="00670F10">
      <w:pPr>
        <w:pStyle w:val="Heading4"/>
        <w:numPr>
          <w:ilvl w:val="1"/>
          <w:numId w:val="0"/>
        </w:numPr>
        <w:ind w:left="2858" w:hanging="360"/>
        <w:rPr>
          <w:rFonts w:asciiTheme="majorBidi" w:hAnsiTheme="majorBidi"/>
          <w:i w:val="0"/>
          <w:iCs w:val="0"/>
          <w:sz w:val="24"/>
          <w:szCs w:val="24"/>
        </w:rPr>
      </w:pPr>
      <w:bookmarkStart w:id="95" w:name="_Toc232736123"/>
      <w:r w:rsidRPr="00670F10">
        <w:rPr>
          <w:rFonts w:asciiTheme="majorBidi" w:hAnsiTheme="majorBidi"/>
          <w:i w:val="0"/>
          <w:iCs w:val="0"/>
          <w:sz w:val="24"/>
          <w:szCs w:val="24"/>
        </w:rPr>
        <w:t>3.6.2 Exigences non fonctionnelles</w:t>
      </w:r>
      <w:bookmarkEnd w:id="95"/>
    </w:p>
    <w:p w14:paraId="39F6B56D" w14:textId="77777777" w:rsidR="00670F10" w:rsidRPr="00670F10" w:rsidRDefault="00670F10" w:rsidP="00670F10">
      <w:pPr>
        <w:pStyle w:val="text"/>
        <w:rPr>
          <w:lang w:val="fr-FR"/>
        </w:rPr>
      </w:pPr>
      <w:r w:rsidRPr="00670F10">
        <w:rPr>
          <w:lang w:val="fr-FR"/>
        </w:rPr>
        <w:t>Le système doit respecter les contraintes suivantes :</w:t>
      </w:r>
    </w:p>
    <w:p w14:paraId="489AE4AD" w14:textId="77777777" w:rsidR="00670F10" w:rsidRPr="00670F10" w:rsidRDefault="00670F10" w:rsidP="00114965">
      <w:pPr>
        <w:numPr>
          <w:ilvl w:val="0"/>
          <w:numId w:val="17"/>
        </w:numPr>
        <w:tabs>
          <w:tab w:val="clear" w:pos="720"/>
          <w:tab w:val="num" w:pos="1276"/>
        </w:tabs>
        <w:ind w:firstLine="273"/>
        <w:rPr>
          <w:rFonts w:asciiTheme="majorBidi" w:eastAsia="Calibri" w:hAnsiTheme="majorBidi" w:cstheme="majorBidi"/>
          <w:b/>
          <w:bCs/>
          <w:sz w:val="24"/>
          <w:szCs w:val="24"/>
          <w:lang w:val="fr-MA" w:eastAsia="fr-FR"/>
        </w:rPr>
      </w:pPr>
      <w:r w:rsidRPr="00670F10">
        <w:rPr>
          <w:rFonts w:asciiTheme="majorBidi" w:eastAsia="Calibri" w:hAnsiTheme="majorBidi" w:cstheme="majorBidi"/>
          <w:b/>
          <w:bCs/>
          <w:sz w:val="24"/>
          <w:szCs w:val="24"/>
          <w:lang w:val="fr-MA" w:eastAsia="fr-FR"/>
        </w:rPr>
        <w:lastRenderedPageBreak/>
        <w:t xml:space="preserve">Performance : </w:t>
      </w:r>
    </w:p>
    <w:p w14:paraId="79438A20"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Temps de démarrage de lecture inférieur à 2 secondes. </w:t>
      </w:r>
    </w:p>
    <w:p w14:paraId="2F16E031"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Traitement et mise en ligne d’une vidéo en moins de 5 minutes. </w:t>
      </w:r>
    </w:p>
    <w:p w14:paraId="1BA3874D" w14:textId="77777777" w:rsidR="00670F10" w:rsidRPr="00670F10" w:rsidRDefault="00670F10" w:rsidP="00114965">
      <w:pPr>
        <w:numPr>
          <w:ilvl w:val="0"/>
          <w:numId w:val="17"/>
        </w:numPr>
        <w:tabs>
          <w:tab w:val="clear" w:pos="720"/>
          <w:tab w:val="num" w:pos="1276"/>
        </w:tabs>
        <w:ind w:firstLine="273"/>
        <w:rPr>
          <w:rFonts w:asciiTheme="majorBidi" w:eastAsia="Calibri" w:hAnsiTheme="majorBidi" w:cstheme="majorBidi"/>
          <w:b/>
          <w:bCs/>
          <w:sz w:val="24"/>
          <w:szCs w:val="24"/>
          <w:lang w:val="fr-MA" w:eastAsia="fr-FR"/>
        </w:rPr>
      </w:pPr>
      <w:r w:rsidRPr="00670F10">
        <w:rPr>
          <w:rFonts w:asciiTheme="majorBidi" w:eastAsia="Calibri" w:hAnsiTheme="majorBidi" w:cstheme="majorBidi"/>
          <w:b/>
          <w:bCs/>
          <w:sz w:val="24"/>
          <w:szCs w:val="24"/>
          <w:lang w:val="fr-MA" w:eastAsia="fr-FR"/>
        </w:rPr>
        <w:t xml:space="preserve">Disponibilité : </w:t>
      </w:r>
    </w:p>
    <w:p w14:paraId="6B8A6418"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Taux de disponibilité de la plateforme ≥ 99.5%. </w:t>
      </w:r>
    </w:p>
    <w:p w14:paraId="372EE5BB" w14:textId="77777777" w:rsidR="00670F10" w:rsidRPr="00670F10" w:rsidRDefault="00670F10" w:rsidP="00114965">
      <w:pPr>
        <w:numPr>
          <w:ilvl w:val="0"/>
          <w:numId w:val="18"/>
        </w:numPr>
        <w:tabs>
          <w:tab w:val="clear" w:pos="720"/>
          <w:tab w:val="num" w:pos="1276"/>
        </w:tabs>
        <w:ind w:firstLine="273"/>
        <w:rPr>
          <w:rFonts w:asciiTheme="majorBidi" w:hAnsiTheme="majorBidi" w:cstheme="majorBidi"/>
          <w:sz w:val="24"/>
          <w:szCs w:val="24"/>
        </w:rPr>
      </w:pPr>
      <w:r w:rsidRPr="00670F10">
        <w:rPr>
          <w:rFonts w:asciiTheme="majorBidi" w:hAnsiTheme="majorBidi" w:cstheme="majorBidi"/>
          <w:b/>
          <w:bCs/>
          <w:sz w:val="24"/>
          <w:szCs w:val="24"/>
        </w:rPr>
        <w:t>Sécurité :</w:t>
      </w:r>
      <w:r w:rsidRPr="00670F10">
        <w:rPr>
          <w:rFonts w:asciiTheme="majorBidi" w:hAnsiTheme="majorBidi" w:cstheme="majorBidi"/>
          <w:sz w:val="24"/>
          <w:szCs w:val="24"/>
        </w:rPr>
        <w:t xml:space="preserve"> </w:t>
      </w:r>
    </w:p>
    <w:p w14:paraId="1D2FF7E6"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Authentification sécurisée des utilisateurs. </w:t>
      </w:r>
    </w:p>
    <w:p w14:paraId="5445F889"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Stockage des mots de passe sous forme hachée. </w:t>
      </w:r>
    </w:p>
    <w:p w14:paraId="1B5C92A3"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Gestion des permissions via RBAC. </w:t>
      </w:r>
    </w:p>
    <w:p w14:paraId="49723C26" w14:textId="77777777" w:rsidR="00670F10" w:rsidRPr="00670F10" w:rsidRDefault="00670F10" w:rsidP="00114965">
      <w:pPr>
        <w:numPr>
          <w:ilvl w:val="0"/>
          <w:numId w:val="18"/>
        </w:numPr>
        <w:tabs>
          <w:tab w:val="clear" w:pos="720"/>
          <w:tab w:val="num" w:pos="1276"/>
        </w:tabs>
        <w:ind w:firstLine="273"/>
        <w:rPr>
          <w:rFonts w:asciiTheme="majorBidi" w:hAnsiTheme="majorBidi" w:cstheme="majorBidi"/>
          <w:sz w:val="24"/>
          <w:szCs w:val="24"/>
        </w:rPr>
      </w:pPr>
      <w:r w:rsidRPr="00670F10">
        <w:rPr>
          <w:rFonts w:asciiTheme="majorBidi" w:hAnsiTheme="majorBidi" w:cstheme="majorBidi"/>
          <w:b/>
          <w:bCs/>
          <w:sz w:val="24"/>
          <w:szCs w:val="24"/>
        </w:rPr>
        <w:t>Scalabilité :</w:t>
      </w:r>
      <w:r w:rsidRPr="00670F10">
        <w:rPr>
          <w:rFonts w:asciiTheme="majorBidi" w:hAnsiTheme="majorBidi" w:cstheme="majorBidi"/>
          <w:sz w:val="24"/>
          <w:szCs w:val="24"/>
        </w:rPr>
        <w:t xml:space="preserve"> </w:t>
      </w:r>
    </w:p>
    <w:p w14:paraId="3E7A5BD7"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Capacité à gérer une grande volumétrie de contenus vidéo. </w:t>
      </w:r>
    </w:p>
    <w:p w14:paraId="77221F5E" w14:textId="77777777" w:rsidR="00670F10" w:rsidRPr="00670F10" w:rsidRDefault="00670F10" w:rsidP="00114965">
      <w:pPr>
        <w:numPr>
          <w:ilvl w:val="0"/>
          <w:numId w:val="18"/>
        </w:numPr>
        <w:tabs>
          <w:tab w:val="clear" w:pos="720"/>
          <w:tab w:val="num" w:pos="1276"/>
        </w:tabs>
        <w:ind w:firstLine="273"/>
        <w:rPr>
          <w:rFonts w:asciiTheme="majorBidi" w:hAnsiTheme="majorBidi" w:cstheme="majorBidi"/>
          <w:sz w:val="24"/>
          <w:szCs w:val="24"/>
        </w:rPr>
      </w:pPr>
      <w:r w:rsidRPr="00670F10">
        <w:rPr>
          <w:rFonts w:asciiTheme="majorBidi" w:hAnsiTheme="majorBidi" w:cstheme="majorBidi"/>
          <w:b/>
          <w:bCs/>
          <w:sz w:val="24"/>
          <w:szCs w:val="24"/>
        </w:rPr>
        <w:t>Multilinguisme :</w:t>
      </w:r>
      <w:r w:rsidRPr="00670F10">
        <w:rPr>
          <w:rFonts w:asciiTheme="majorBidi" w:hAnsiTheme="majorBidi" w:cstheme="majorBidi"/>
          <w:sz w:val="24"/>
          <w:szCs w:val="24"/>
        </w:rPr>
        <w:t xml:space="preserve"> </w:t>
      </w:r>
    </w:p>
    <w:p w14:paraId="731A584D" w14:textId="77777777" w:rsid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Support de plusieurs langues (français, arabe, anglais).</w:t>
      </w:r>
    </w:p>
    <w:p w14:paraId="05AA636D" w14:textId="1A124DC9" w:rsidR="00670F10" w:rsidRDefault="00670F10" w:rsidP="00670F10">
      <w:pPr>
        <w:pStyle w:val="Heading3"/>
        <w:ind w:left="2138" w:hanging="360"/>
        <w:rPr>
          <w:rFonts w:asciiTheme="majorBidi" w:hAnsiTheme="majorBidi"/>
          <w:lang w:val="fr-MA" w:eastAsia="fr-FR"/>
        </w:rPr>
      </w:pPr>
      <w:bookmarkStart w:id="96" w:name="_Toc232736124"/>
      <w:r w:rsidRPr="00670F10">
        <w:rPr>
          <w:rFonts w:asciiTheme="majorBidi" w:hAnsiTheme="majorBidi"/>
          <w:lang w:val="fr-MA" w:eastAsia="fr-FR"/>
        </w:rPr>
        <w:t>3.7 Indicateurs de performance (KPIs)</w:t>
      </w:r>
      <w:bookmarkEnd w:id="96"/>
    </w:p>
    <w:p w14:paraId="097C5D79" w14:textId="77777777" w:rsidR="00670F10" w:rsidRPr="00670F10" w:rsidRDefault="00670F10" w:rsidP="00670F10">
      <w:pPr>
        <w:pStyle w:val="text"/>
        <w:rPr>
          <w:lang w:val="fr-FR"/>
        </w:rPr>
      </w:pPr>
      <w:r w:rsidRPr="00670F10">
        <w:rPr>
          <w:lang w:val="fr-FR"/>
        </w:rPr>
        <w:t>Afin de mesurer la performance et la qualité de la plateforme, les indicateurs suivants ont été définis :</w:t>
      </w:r>
    </w:p>
    <w:p w14:paraId="031AB238"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Temps de mise en ligne d’une vidéo : &lt; 5 minutes </w:t>
      </w:r>
    </w:p>
    <w:p w14:paraId="3233B7DB"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Temps de démarrage de lecture : &lt; 2 secondes </w:t>
      </w:r>
    </w:p>
    <w:p w14:paraId="0521182B"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Taux de </w:t>
      </w:r>
      <w:proofErr w:type="spellStart"/>
      <w:r w:rsidRPr="00670F10">
        <w:rPr>
          <w:lang w:val="fr-FR"/>
        </w:rPr>
        <w:t>rebuffering</w:t>
      </w:r>
      <w:proofErr w:type="spellEnd"/>
      <w:r w:rsidRPr="00670F10">
        <w:rPr>
          <w:lang w:val="fr-FR"/>
        </w:rPr>
        <w:t xml:space="preserve"> : &lt; 1% </w:t>
      </w:r>
    </w:p>
    <w:p w14:paraId="61A8D84D"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Disponibilité système : ≥ 99.5% </w:t>
      </w:r>
    </w:p>
    <w:p w14:paraId="257EE208"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Taux de succès d’intégration du lecteur : &lt; 1 heure pour un développeur </w:t>
      </w:r>
    </w:p>
    <w:p w14:paraId="0FB22181"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Taux de pertinence des résultats de recherche : ≥ 90% </w:t>
      </w:r>
    </w:p>
    <w:p w14:paraId="418E3BE8" w14:textId="264D2126" w:rsidR="00670F10" w:rsidRPr="0054033F" w:rsidRDefault="00670F10" w:rsidP="0054033F">
      <w:pPr>
        <w:pStyle w:val="text"/>
        <w:rPr>
          <w:lang w:val="fr-FR"/>
        </w:rPr>
      </w:pPr>
      <w:r w:rsidRPr="00670F10">
        <w:rPr>
          <w:lang w:val="fr-FR"/>
        </w:rPr>
        <w:t>Ces indicateurs permettent d’évaluer la performance globale du système et d’assurer une qualité de service conforme aux standards des plateformes de streaming modernes.</w:t>
      </w:r>
    </w:p>
    <w:p w14:paraId="2DFB1420" w14:textId="77777777" w:rsidR="008E1D98" w:rsidRDefault="008E1D98" w:rsidP="006D71A4">
      <w:pPr>
        <w:pStyle w:val="text"/>
      </w:pPr>
    </w:p>
    <w:p w14:paraId="78C5F2FA" w14:textId="77777777" w:rsidR="00FD0DA5" w:rsidRDefault="00FD0DA5" w:rsidP="006D71A4">
      <w:pPr>
        <w:pStyle w:val="text"/>
      </w:pPr>
    </w:p>
    <w:p w14:paraId="003308B8" w14:textId="77777777" w:rsidR="00FD0DA5" w:rsidRDefault="00FD0DA5" w:rsidP="006D71A4">
      <w:pPr>
        <w:pStyle w:val="text"/>
      </w:pPr>
    </w:p>
    <w:p w14:paraId="0E131F68" w14:textId="77777777" w:rsidR="00FD0DA5" w:rsidRDefault="00FD0DA5" w:rsidP="006D71A4">
      <w:pPr>
        <w:pStyle w:val="text"/>
      </w:pPr>
    </w:p>
    <w:p w14:paraId="320CD5F5" w14:textId="77777777" w:rsidR="00FD0DA5" w:rsidRDefault="00FD0DA5" w:rsidP="006D71A4">
      <w:pPr>
        <w:pStyle w:val="text"/>
      </w:pPr>
    </w:p>
    <w:p w14:paraId="7BBB9608" w14:textId="77777777" w:rsidR="00FD0DA5" w:rsidRPr="00394F2E" w:rsidRDefault="00FD0DA5" w:rsidP="006D71A4">
      <w:pPr>
        <w:pStyle w:val="text"/>
      </w:pPr>
    </w:p>
    <w:p w14:paraId="20C34579" w14:textId="77777777" w:rsidR="006D71A4" w:rsidRPr="00394F2E" w:rsidRDefault="006D71A4" w:rsidP="008E1D98">
      <w:pPr>
        <w:pStyle w:val="Heading2"/>
        <w:keepNext w:val="0"/>
        <w:keepLines w:val="0"/>
        <w:widowControl w:val="0"/>
        <w:autoSpaceDE w:val="0"/>
        <w:autoSpaceDN w:val="0"/>
        <w:spacing w:before="0" w:after="0" w:line="240" w:lineRule="auto"/>
        <w:ind w:left="1066" w:right="1207"/>
        <w:jc w:val="center"/>
        <w:rPr>
          <w:rFonts w:asciiTheme="majorBidi" w:eastAsia="Times New Roman" w:hAnsiTheme="majorBidi"/>
          <w:b/>
          <w:bCs/>
          <w:color w:val="auto"/>
        </w:rPr>
      </w:pPr>
      <w:bookmarkStart w:id="97" w:name="_Toc232736125"/>
      <w:r w:rsidRPr="00394F2E">
        <w:rPr>
          <w:rFonts w:asciiTheme="majorBidi" w:eastAsia="Times New Roman" w:hAnsiTheme="majorBidi"/>
          <w:b/>
          <w:bCs/>
          <w:color w:val="auto"/>
        </w:rPr>
        <w:t>Conclusion</w:t>
      </w:r>
      <w:bookmarkEnd w:id="97"/>
    </w:p>
    <w:p w14:paraId="4FE4F417" w14:textId="77777777" w:rsidR="008E1D98" w:rsidRPr="00394F2E" w:rsidRDefault="008E1D98" w:rsidP="008E1D98">
      <w:pPr>
        <w:rPr>
          <w:rFonts w:asciiTheme="majorBidi" w:hAnsiTheme="majorBidi" w:cstheme="majorBidi"/>
        </w:rPr>
      </w:pPr>
    </w:p>
    <w:p w14:paraId="7E4D084C" w14:textId="77777777" w:rsidR="006D71A4" w:rsidRPr="00394F2E" w:rsidRDefault="006D71A4" w:rsidP="006D71A4">
      <w:pPr>
        <w:pStyle w:val="text"/>
      </w:pPr>
      <w:r w:rsidRPr="00394F2E">
        <w:lastRenderedPageBreak/>
        <w:t>Ce chapitre a permis de présenter le contexte général du projet réalisé au sein de la MAP, en mettant en évidence les besoins liés à la gestion et à la diffusion de contenus vidéo. L’analyse des problématiques et l’étude de l’existant ont permis de justifier le choix de développer une solution interne adaptée aux exigences de l’agence.</w:t>
      </w:r>
    </w:p>
    <w:p w14:paraId="6C44478A" w14:textId="77777777" w:rsidR="006D71A4" w:rsidRPr="00394F2E" w:rsidRDefault="006D71A4" w:rsidP="006D71A4">
      <w:pPr>
        <w:pStyle w:val="text"/>
      </w:pPr>
      <w:r w:rsidRPr="00394F2E">
        <w:t>La définition des besoins fonctionnels et non fonctionnels a permis de cadrer les attentes du projet, tout en identifiant les contraintes techniques à prendre en compte. Enfin, les enjeux stratégiques ont mis en lumière l’importance de ce projet dans le cadre de la transformation digitale de la MAP.</w:t>
      </w:r>
    </w:p>
    <w:p w14:paraId="127963C2" w14:textId="77777777" w:rsidR="006D71A4" w:rsidRPr="00394F2E" w:rsidRDefault="006D71A4" w:rsidP="006D71A4">
      <w:pPr>
        <w:pStyle w:val="text"/>
      </w:pPr>
      <w:r w:rsidRPr="00394F2E">
        <w:t>Le chapitre suivant sera consacré à la conception et à la mise en œuvre de la solution proposée.</w:t>
      </w:r>
    </w:p>
    <w:p w14:paraId="55F4CF3C" w14:textId="785D2830" w:rsidR="0053613C" w:rsidRDefault="0053613C">
      <w:pPr>
        <w:rPr>
          <w:ins w:id="98" w:author="NOUREDDINE KERZAZI" w:date="2026-06-21T13:44:00Z"/>
          <w:rFonts w:asciiTheme="majorBidi" w:eastAsia="Times New Roman" w:hAnsiTheme="majorBidi" w:cstheme="majorBidi"/>
          <w:color w:val="000000"/>
          <w:sz w:val="24"/>
          <w:szCs w:val="24"/>
          <w:lang w:eastAsia="fr-FR"/>
        </w:rPr>
      </w:pPr>
      <w:ins w:id="99" w:author="NOUREDDINE KERZAZI" w:date="2026-06-21T13:44:00Z">
        <w:r>
          <w:rPr>
            <w:rFonts w:asciiTheme="majorBidi" w:hAnsiTheme="majorBidi" w:cstheme="majorBidi"/>
            <w:color w:val="000000"/>
          </w:rPr>
          <w:br w:type="page"/>
        </w:r>
      </w:ins>
    </w:p>
    <w:p w14:paraId="28DBB3B9" w14:textId="77777777" w:rsidR="006D71A4" w:rsidRPr="00394F2E" w:rsidRDefault="006D71A4" w:rsidP="006D71A4">
      <w:pPr>
        <w:pStyle w:val="NormalWeb"/>
        <w:spacing w:line="360" w:lineRule="auto"/>
        <w:ind w:left="284"/>
        <w:jc w:val="both"/>
        <w:rPr>
          <w:rFonts w:asciiTheme="majorBidi" w:hAnsiTheme="majorBidi" w:cstheme="majorBidi"/>
          <w:color w:val="000000"/>
          <w:lang w:val="fr-FR"/>
        </w:rPr>
      </w:pPr>
    </w:p>
    <w:bookmarkEnd w:id="18"/>
    <w:p w14:paraId="283A16BD" w14:textId="77777777" w:rsidR="00F4382E" w:rsidRPr="00394F2E" w:rsidRDefault="00F4382E" w:rsidP="00F4382E">
      <w:pPr>
        <w:pStyle w:val="NormalWeb"/>
        <w:spacing w:line="360" w:lineRule="auto"/>
        <w:ind w:left="284"/>
        <w:jc w:val="both"/>
        <w:rPr>
          <w:rFonts w:asciiTheme="majorBidi" w:hAnsiTheme="majorBidi" w:cstheme="majorBidi"/>
          <w:color w:val="000000"/>
        </w:rPr>
      </w:pPr>
    </w:p>
    <w:p w14:paraId="57870855" w14:textId="77777777" w:rsidR="00F4382E" w:rsidRPr="00394F2E" w:rsidRDefault="00F4382E" w:rsidP="00C126D6">
      <w:pPr>
        <w:rPr>
          <w:rFonts w:asciiTheme="majorBidi" w:hAnsiTheme="majorBidi"/>
        </w:rPr>
      </w:pPr>
    </w:p>
    <w:p w14:paraId="72577D24" w14:textId="77777777" w:rsidR="00F4382E" w:rsidRPr="00394F2E" w:rsidRDefault="00F4382E" w:rsidP="00C126D6">
      <w:pPr>
        <w:rPr>
          <w:rFonts w:asciiTheme="majorBidi" w:hAnsiTheme="majorBidi"/>
        </w:rPr>
      </w:pPr>
    </w:p>
    <w:p w14:paraId="2168CD3C" w14:textId="77777777" w:rsidR="00F4382E" w:rsidRPr="00394F2E" w:rsidRDefault="00F4382E" w:rsidP="00C126D6">
      <w:pPr>
        <w:rPr>
          <w:rFonts w:asciiTheme="majorBidi" w:hAnsiTheme="majorBidi"/>
        </w:rPr>
      </w:pPr>
    </w:p>
    <w:p w14:paraId="4C9633B7" w14:textId="77777777" w:rsidR="00F4382E" w:rsidRPr="00394F2E" w:rsidRDefault="00F4382E" w:rsidP="00C126D6">
      <w:pPr>
        <w:rPr>
          <w:rFonts w:asciiTheme="majorBidi" w:hAnsiTheme="majorBidi"/>
        </w:rPr>
      </w:pPr>
    </w:p>
    <w:p w14:paraId="394AC0CF" w14:textId="77777777" w:rsidR="00F4382E" w:rsidRPr="00394F2E" w:rsidRDefault="00F4382E" w:rsidP="00C126D6">
      <w:pPr>
        <w:rPr>
          <w:rFonts w:asciiTheme="majorBidi" w:hAnsiTheme="majorBidi"/>
        </w:rPr>
      </w:pPr>
    </w:p>
    <w:p w14:paraId="03D38A10" w14:textId="77777777" w:rsidR="00F4382E" w:rsidRPr="00394F2E" w:rsidRDefault="00F4382E" w:rsidP="00C126D6">
      <w:pPr>
        <w:rPr>
          <w:rFonts w:asciiTheme="majorBidi" w:hAnsiTheme="majorBidi"/>
        </w:rPr>
      </w:pPr>
    </w:p>
    <w:p w14:paraId="65643884" w14:textId="77777777" w:rsidR="00F4382E" w:rsidRPr="00394F2E" w:rsidRDefault="00F4382E" w:rsidP="00C126D6">
      <w:pPr>
        <w:rPr>
          <w:rFonts w:asciiTheme="majorBidi" w:hAnsiTheme="majorBidi"/>
        </w:rPr>
      </w:pPr>
    </w:p>
    <w:p w14:paraId="50D8FC57" w14:textId="77777777" w:rsidR="00F4382E" w:rsidRPr="00394F2E" w:rsidRDefault="00F4382E" w:rsidP="00C126D6">
      <w:pPr>
        <w:rPr>
          <w:rFonts w:asciiTheme="majorBidi" w:hAnsiTheme="majorBidi"/>
        </w:rPr>
      </w:pPr>
    </w:p>
    <w:p w14:paraId="2F556E06" w14:textId="77777777" w:rsidR="00F4382E" w:rsidRPr="00394F2E" w:rsidRDefault="00F4382E" w:rsidP="00C126D6">
      <w:pPr>
        <w:rPr>
          <w:rFonts w:asciiTheme="majorBidi" w:hAnsiTheme="majorBidi"/>
        </w:rPr>
      </w:pPr>
    </w:p>
    <w:p w14:paraId="7B6A9C8A" w14:textId="77777777" w:rsidR="00F4382E" w:rsidRPr="00394F2E" w:rsidRDefault="00F4382E" w:rsidP="00C126D6">
      <w:pPr>
        <w:rPr>
          <w:rFonts w:asciiTheme="majorBidi" w:hAnsiTheme="majorBidi"/>
        </w:rPr>
      </w:pPr>
    </w:p>
    <w:p w14:paraId="44045B76" w14:textId="77777777" w:rsidR="00F4382E" w:rsidRPr="00394F2E" w:rsidRDefault="00F4382E" w:rsidP="00C126D6">
      <w:pPr>
        <w:rPr>
          <w:rFonts w:asciiTheme="majorBidi" w:hAnsiTheme="majorBidi"/>
        </w:rPr>
      </w:pPr>
    </w:p>
    <w:bookmarkStart w:id="100" w:name="_Toc201168302"/>
    <w:bookmarkStart w:id="101" w:name="_Toc232619221"/>
    <w:bookmarkStart w:id="102" w:name="_Toc232736126"/>
    <w:p w14:paraId="7635851F" w14:textId="77777777" w:rsidR="00F4382E" w:rsidRPr="00394F2E" w:rsidRDefault="00F4382E" w:rsidP="00C126D6">
      <w:pPr>
        <w:rPr>
          <w:rFonts w:asciiTheme="majorBidi" w:hAnsiTheme="majorBidi"/>
        </w:rPr>
      </w:pPr>
      <w:r w:rsidRPr="00394F2E">
        <w:rPr>
          <w:rFonts w:asciiTheme="majorBidi" w:hAnsiTheme="majorBidi"/>
          <w:noProof/>
          <w:sz w:val="4"/>
        </w:rPr>
        <mc:AlternateContent>
          <mc:Choice Requires="wpg">
            <w:drawing>
              <wp:inline distT="0" distB="0" distL="0" distR="0" wp14:anchorId="0C368D13" wp14:editId="23CEC1A2">
                <wp:extent cx="5798185" cy="27940"/>
                <wp:effectExtent l="0" t="0" r="0" b="0"/>
                <wp:docPr id="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18"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59B635B1"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" path="m5798184,l,,,27432r5798184,l5798184,xe" fillcolor="black" stroked="f">
                  <v:path arrowok="t"/>
                </v:shape>
                <w10:anchorlock/>
              </v:group>
            </w:pict>
          </mc:Fallback>
        </mc:AlternateContent>
      </w:r>
      <w:bookmarkEnd w:id="100"/>
      <w:bookmarkEnd w:id="101"/>
      <w:bookmarkEnd w:id="102"/>
    </w:p>
    <w:p w14:paraId="7E40EC7F" w14:textId="6D5CA049" w:rsidR="00F4382E" w:rsidRPr="00394F2E" w:rsidRDefault="00F4382E" w:rsidP="008B58ED">
      <w:pPr>
        <w:pStyle w:val="Heading1"/>
        <w:ind w:right="1137"/>
        <w:jc w:val="center"/>
        <w:rPr>
          <w:rFonts w:asciiTheme="majorBidi" w:hAnsiTheme="majorBidi"/>
          <w:b/>
          <w:bCs/>
        </w:rPr>
      </w:pPr>
      <w:bookmarkStart w:id="103" w:name="_Toc201168303"/>
      <w:bookmarkStart w:id="104" w:name="_Toc232736127"/>
      <w:r w:rsidRPr="00394F2E">
        <w:rPr>
          <w:rFonts w:asciiTheme="majorBidi" w:hAnsiTheme="majorBidi"/>
          <w:b/>
          <w:bCs/>
        </w:rPr>
        <w:t xml:space="preserve">CHAPITRE 2 : </w:t>
      </w:r>
      <w:bookmarkEnd w:id="103"/>
      <w:r w:rsidR="008B58ED" w:rsidRPr="008B58ED">
        <w:rPr>
          <w:rFonts w:asciiTheme="majorBidi" w:hAnsiTheme="majorBidi"/>
          <w:b/>
          <w:bCs/>
        </w:rPr>
        <w:t>Analyse fonctionnelle et conception du système</w:t>
      </w:r>
      <w:bookmarkEnd w:id="104"/>
    </w:p>
    <w:p w14:paraId="1BBDB641" w14:textId="77777777" w:rsidR="00F4382E" w:rsidRPr="00394F2E" w:rsidRDefault="00F4382E" w:rsidP="00C126D6">
      <w:pPr>
        <w:rPr>
          <w:rFonts w:asciiTheme="majorBidi" w:hAnsiTheme="majorBidi"/>
        </w:rPr>
      </w:pPr>
    </w:p>
    <w:bookmarkStart w:id="105" w:name="_Toc201168304"/>
    <w:bookmarkStart w:id="106" w:name="_Toc232622298"/>
    <w:bookmarkStart w:id="107" w:name="_Toc232736128"/>
    <w:p w14:paraId="5805A7AA" w14:textId="77777777" w:rsidR="00F4382E" w:rsidRPr="00394F2E" w:rsidRDefault="00F4382E" w:rsidP="00C126D6">
      <w:pPr>
        <w:rPr>
          <w:rFonts w:asciiTheme="majorBidi" w:hAnsiTheme="majorBidi"/>
        </w:rPr>
      </w:pPr>
      <w:r w:rsidRPr="00394F2E">
        <w:rPr>
          <w:rFonts w:asciiTheme="majorBidi" w:hAnsiTheme="majorBidi"/>
          <w:noProof/>
          <w:sz w:val="4"/>
        </w:rPr>
        <mc:AlternateContent>
          <mc:Choice Requires="wpg">
            <w:drawing>
              <wp:inline distT="0" distB="0" distL="0" distR="0" wp14:anchorId="4DE73260" wp14:editId="39847480">
                <wp:extent cx="5798185" cy="27940"/>
                <wp:effectExtent l="0" t="0" r="0" b="0"/>
                <wp:docPr id="2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24"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584ABF9E"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" path="m5798184,l,,,27432r5798184,l5798184,xe" fillcolor="black" stroked="f">
                  <v:path arrowok="t"/>
                </v:shape>
                <w10:anchorlock/>
              </v:group>
            </w:pict>
          </mc:Fallback>
        </mc:AlternateContent>
      </w:r>
      <w:bookmarkEnd w:id="105"/>
      <w:bookmarkEnd w:id="106"/>
      <w:bookmarkEnd w:id="107"/>
    </w:p>
    <w:p w14:paraId="6BFE0C9B" w14:textId="77777777" w:rsidR="00F4382E" w:rsidRPr="00394F2E" w:rsidRDefault="00F4382E" w:rsidP="00C126D6">
      <w:pPr>
        <w:rPr>
          <w:rFonts w:asciiTheme="majorBidi" w:hAnsiTheme="majorBidi"/>
        </w:rPr>
      </w:pPr>
    </w:p>
    <w:p w14:paraId="5E7367F1" w14:textId="75005141" w:rsidR="00CA0C3A" w:rsidRPr="00394F2E" w:rsidRDefault="00CA0C3A" w:rsidP="00C126D6">
      <w:pPr>
        <w:rPr>
          <w:rFonts w:asciiTheme="majorBidi" w:hAnsiTheme="majorBidi"/>
        </w:rPr>
      </w:pPr>
    </w:p>
    <w:p w14:paraId="703E2DEF" w14:textId="77777777" w:rsidR="00F4382E" w:rsidRPr="00394F2E" w:rsidRDefault="00F4382E" w:rsidP="00C126D6">
      <w:pPr>
        <w:rPr>
          <w:rFonts w:asciiTheme="majorBidi" w:hAnsiTheme="majorBidi" w:cstheme="majorBidi"/>
        </w:rPr>
      </w:pPr>
    </w:p>
    <w:p w14:paraId="51A710A8" w14:textId="77777777" w:rsidR="00F4382E" w:rsidRPr="00394F2E" w:rsidRDefault="00F4382E" w:rsidP="00F4382E">
      <w:pPr>
        <w:rPr>
          <w:rFonts w:asciiTheme="majorBidi" w:hAnsiTheme="majorBidi" w:cstheme="majorBidi"/>
        </w:rPr>
      </w:pPr>
    </w:p>
    <w:p w14:paraId="01DAC3CC" w14:textId="77777777" w:rsidR="00F4382E" w:rsidRPr="00394F2E" w:rsidRDefault="00F4382E" w:rsidP="00F4382E">
      <w:pPr>
        <w:rPr>
          <w:rFonts w:asciiTheme="majorBidi" w:hAnsiTheme="majorBidi" w:cstheme="majorBidi"/>
        </w:rPr>
      </w:pPr>
    </w:p>
    <w:p w14:paraId="59AE19D9" w14:textId="77777777" w:rsidR="00F4382E" w:rsidRPr="00394F2E" w:rsidRDefault="00F4382E" w:rsidP="00F4382E">
      <w:pPr>
        <w:rPr>
          <w:rFonts w:asciiTheme="majorBidi" w:hAnsiTheme="majorBidi" w:cstheme="majorBidi"/>
        </w:rPr>
      </w:pPr>
    </w:p>
    <w:p w14:paraId="4FA56031" w14:textId="77777777" w:rsidR="00F4382E" w:rsidRPr="00394F2E" w:rsidRDefault="00F4382E" w:rsidP="00F4382E">
      <w:pPr>
        <w:rPr>
          <w:rFonts w:asciiTheme="majorBidi" w:hAnsiTheme="majorBidi" w:cstheme="majorBidi"/>
        </w:rPr>
      </w:pPr>
    </w:p>
    <w:p w14:paraId="30995C57" w14:textId="77777777" w:rsidR="00F4382E" w:rsidRPr="00394F2E" w:rsidRDefault="00F4382E" w:rsidP="00F4382E">
      <w:pPr>
        <w:rPr>
          <w:rFonts w:asciiTheme="majorBidi" w:hAnsiTheme="majorBidi" w:cstheme="majorBidi"/>
        </w:rPr>
      </w:pPr>
    </w:p>
    <w:p w14:paraId="4CE943FD" w14:textId="77777777" w:rsidR="00F4382E" w:rsidRPr="00394F2E" w:rsidRDefault="00F4382E" w:rsidP="00F4382E">
      <w:pPr>
        <w:rPr>
          <w:rFonts w:asciiTheme="majorBidi" w:hAnsiTheme="majorBidi" w:cstheme="majorBidi"/>
        </w:rPr>
      </w:pPr>
    </w:p>
    <w:p w14:paraId="1AF85722" w14:textId="77777777" w:rsidR="00F4382E" w:rsidRPr="00394F2E" w:rsidRDefault="00F4382E" w:rsidP="00F4382E">
      <w:pPr>
        <w:rPr>
          <w:rFonts w:asciiTheme="majorBidi" w:hAnsiTheme="majorBidi" w:cstheme="majorBidi"/>
        </w:rPr>
      </w:pPr>
    </w:p>
    <w:p w14:paraId="05248BDC" w14:textId="77777777" w:rsidR="00F4382E" w:rsidRPr="00394F2E" w:rsidRDefault="00F4382E" w:rsidP="00F4382E">
      <w:pPr>
        <w:rPr>
          <w:rFonts w:asciiTheme="majorBidi" w:hAnsiTheme="majorBidi" w:cstheme="majorBidi"/>
        </w:rPr>
      </w:pPr>
    </w:p>
    <w:p w14:paraId="7D7C04AB" w14:textId="77777777" w:rsidR="00F4382E" w:rsidRPr="00394F2E" w:rsidRDefault="00F4382E" w:rsidP="00F4382E">
      <w:pPr>
        <w:rPr>
          <w:rFonts w:asciiTheme="majorBidi" w:hAnsiTheme="majorBidi" w:cstheme="majorBidi"/>
        </w:rPr>
      </w:pPr>
    </w:p>
    <w:p w14:paraId="45400562" w14:textId="77777777" w:rsidR="00F4382E" w:rsidRPr="00394F2E" w:rsidRDefault="00F4382E" w:rsidP="00F4382E">
      <w:pPr>
        <w:rPr>
          <w:rFonts w:asciiTheme="majorBidi" w:hAnsiTheme="majorBidi" w:cstheme="majorBidi"/>
        </w:rPr>
      </w:pPr>
    </w:p>
    <w:p w14:paraId="66EB23EC" w14:textId="77777777" w:rsidR="00F4382E" w:rsidRPr="00394F2E" w:rsidRDefault="00F4382E" w:rsidP="00F4382E">
      <w:pPr>
        <w:rPr>
          <w:rFonts w:asciiTheme="majorBidi" w:hAnsiTheme="majorBidi" w:cstheme="majorBidi"/>
        </w:rPr>
      </w:pPr>
    </w:p>
    <w:p w14:paraId="29DB9CD7" w14:textId="77777777" w:rsidR="00F4382E" w:rsidRDefault="00F4382E" w:rsidP="00F4382E">
      <w:pPr>
        <w:rPr>
          <w:rFonts w:asciiTheme="majorBidi" w:hAnsiTheme="majorBidi" w:cstheme="majorBidi"/>
        </w:rPr>
      </w:pPr>
    </w:p>
    <w:p w14:paraId="6C965A9F" w14:textId="77777777" w:rsidR="00F4382E" w:rsidRPr="00394F2E" w:rsidRDefault="00F4382E" w:rsidP="008B58ED">
      <w:pPr>
        <w:ind w:left="0"/>
        <w:rPr>
          <w:rFonts w:asciiTheme="majorBidi" w:hAnsiTheme="majorBidi" w:cstheme="majorBidi"/>
        </w:rPr>
      </w:pPr>
    </w:p>
    <w:p w14:paraId="32194A39" w14:textId="77777777" w:rsidR="0098452B" w:rsidRDefault="0098452B" w:rsidP="0098452B">
      <w:pPr>
        <w:widowControl w:val="0"/>
        <w:autoSpaceDE w:val="0"/>
        <w:autoSpaceDN w:val="0"/>
        <w:spacing w:after="0" w:line="240" w:lineRule="auto"/>
        <w:ind w:left="1066" w:right="1207"/>
        <w:jc w:val="center"/>
        <w:outlineLvl w:val="1"/>
        <w:rPr>
          <w:rFonts w:asciiTheme="majorBidi" w:eastAsia="Times New Roman" w:hAnsiTheme="majorBidi" w:cstheme="majorBidi"/>
          <w:b/>
          <w:bCs/>
          <w:sz w:val="36"/>
          <w:szCs w:val="36"/>
        </w:rPr>
      </w:pPr>
      <w:bookmarkStart w:id="108" w:name="_Toc201168305"/>
      <w:bookmarkStart w:id="109" w:name="_Toc232736129"/>
      <w:r w:rsidRPr="00394F2E">
        <w:rPr>
          <w:rFonts w:asciiTheme="majorBidi" w:eastAsia="Times New Roman" w:hAnsiTheme="majorBidi" w:cstheme="majorBidi"/>
          <w:b/>
          <w:bCs/>
          <w:sz w:val="36"/>
          <w:szCs w:val="36"/>
        </w:rPr>
        <w:t>Introduction</w:t>
      </w:r>
      <w:bookmarkEnd w:id="108"/>
      <w:bookmarkEnd w:id="109"/>
    </w:p>
    <w:p w14:paraId="0B0E8D55" w14:textId="77777777" w:rsidR="00987B86" w:rsidRDefault="00987B86" w:rsidP="00C126D6">
      <w:pPr>
        <w:rPr>
          <w:rFonts w:asciiTheme="majorBidi" w:eastAsia="Times New Roman" w:hAnsiTheme="majorBidi" w:cstheme="majorBidi"/>
          <w:b/>
          <w:bCs/>
          <w:sz w:val="36"/>
          <w:szCs w:val="36"/>
        </w:rPr>
      </w:pPr>
    </w:p>
    <w:p w14:paraId="65E700DE" w14:textId="77777777" w:rsidR="00987B86" w:rsidRPr="00987B86" w:rsidRDefault="00987B86" w:rsidP="00987B86">
      <w:pPr>
        <w:pStyle w:val="text"/>
      </w:pPr>
      <w:r w:rsidRPr="00987B86">
        <w:t>L’objectif de ce chapitre est de présenter le cahier des charges du projet de fin d’études portant sur la mise en place d’une plateforme web de gestion et de diffusion de contenus vidéo basée sur une infrastructure de streaming interne pour une agence de presse.</w:t>
      </w:r>
    </w:p>
    <w:p w14:paraId="6A1930B1" w14:textId="63F1642E" w:rsidR="00987B86" w:rsidRPr="00987B86" w:rsidRDefault="00987B86" w:rsidP="00987B86">
      <w:pPr>
        <w:pStyle w:val="text"/>
      </w:pPr>
      <w:r w:rsidRPr="00987B86">
        <w:t xml:space="preserve">Cette étape permet de définir précisément les besoins fonctionnels et techniques du système afin de garantir une solution adaptée aux exigences de la MAP. Le projet vise à concevoir une plateforme capable de gérer des contenus vidéo, de préparer les fichiers pour le streaming et de diffuser les vidéos aux utilisateurs à travers une interface web moderne </w:t>
      </w:r>
      <w:del w:id="110" w:author="NOUREDDINE KERZAZI" w:date="2026-06-21T13:41:00Z">
        <w:r w:rsidRPr="00987B86" w:rsidDel="0053613C">
          <w:delText xml:space="preserve">et </w:delText>
        </w:r>
      </w:del>
      <w:r w:rsidRPr="00987B86">
        <w:t>sécurisée.</w:t>
      </w:r>
    </w:p>
    <w:p w14:paraId="636DF3A7" w14:textId="77777777" w:rsidR="00987B86" w:rsidRPr="00987B86" w:rsidRDefault="00987B86" w:rsidP="00987B86">
      <w:pPr>
        <w:pStyle w:val="text"/>
      </w:pPr>
      <w:r w:rsidRPr="00987B86">
        <w:t>Dans ce chapitre, nous présentons successivement :</w:t>
      </w:r>
    </w:p>
    <w:p w14:paraId="0C294974" w14:textId="6C0A31B7" w:rsidR="00987B86" w:rsidRPr="00987B86" w:rsidRDefault="00987B86" w:rsidP="00114965">
      <w:pPr>
        <w:pStyle w:val="text"/>
        <w:widowControl/>
        <w:numPr>
          <w:ilvl w:val="0"/>
          <w:numId w:val="15"/>
        </w:numPr>
        <w:tabs>
          <w:tab w:val="clear" w:pos="720"/>
        </w:tabs>
        <w:autoSpaceDE/>
        <w:autoSpaceDN/>
        <w:ind w:left="2138"/>
        <w:rPr>
          <w:lang w:val="fr-FR"/>
        </w:rPr>
      </w:pPr>
      <w:r>
        <w:rPr>
          <w:lang w:val="fr-FR"/>
        </w:rPr>
        <w:t>L</w:t>
      </w:r>
      <w:r w:rsidRPr="00987B86">
        <w:rPr>
          <w:lang w:val="fr-FR"/>
        </w:rPr>
        <w:t xml:space="preserve">e contexte du projet </w:t>
      </w:r>
    </w:p>
    <w:p w14:paraId="26F39D51" w14:textId="603175BC" w:rsidR="00987B86" w:rsidRPr="00987B86" w:rsidRDefault="00987B86" w:rsidP="00114965">
      <w:pPr>
        <w:pStyle w:val="text"/>
        <w:widowControl/>
        <w:numPr>
          <w:ilvl w:val="0"/>
          <w:numId w:val="15"/>
        </w:numPr>
        <w:tabs>
          <w:tab w:val="clear" w:pos="720"/>
        </w:tabs>
        <w:autoSpaceDE/>
        <w:autoSpaceDN/>
        <w:ind w:left="2138"/>
        <w:rPr>
          <w:lang w:val="fr-FR"/>
        </w:rPr>
      </w:pPr>
      <w:r>
        <w:rPr>
          <w:lang w:val="fr-FR"/>
        </w:rPr>
        <w:t>L</w:t>
      </w:r>
      <w:r w:rsidRPr="00987B86">
        <w:rPr>
          <w:lang w:val="fr-FR"/>
        </w:rPr>
        <w:t xml:space="preserve">a méthodologie adoptée </w:t>
      </w:r>
    </w:p>
    <w:p w14:paraId="6AE6EC6A" w14:textId="65833657" w:rsidR="00987B86" w:rsidRPr="00987B86" w:rsidRDefault="00987B86" w:rsidP="00114965">
      <w:pPr>
        <w:pStyle w:val="text"/>
        <w:widowControl/>
        <w:numPr>
          <w:ilvl w:val="0"/>
          <w:numId w:val="15"/>
        </w:numPr>
        <w:tabs>
          <w:tab w:val="clear" w:pos="720"/>
        </w:tabs>
        <w:autoSpaceDE/>
        <w:autoSpaceDN/>
        <w:ind w:left="2138"/>
        <w:rPr>
          <w:lang w:val="fr-FR"/>
        </w:rPr>
      </w:pPr>
      <w:r>
        <w:rPr>
          <w:lang w:val="fr-FR"/>
        </w:rPr>
        <w:t>L</w:t>
      </w:r>
      <w:r w:rsidRPr="00987B86">
        <w:rPr>
          <w:lang w:val="fr-FR"/>
        </w:rPr>
        <w:t xml:space="preserve">es besoins fonctionnels et non fonctionnels </w:t>
      </w:r>
    </w:p>
    <w:p w14:paraId="38087CFE" w14:textId="2CB26F31" w:rsidR="00987B86" w:rsidRPr="00987B86" w:rsidRDefault="00987B86" w:rsidP="00114965">
      <w:pPr>
        <w:pStyle w:val="text"/>
        <w:widowControl/>
        <w:numPr>
          <w:ilvl w:val="0"/>
          <w:numId w:val="15"/>
        </w:numPr>
        <w:tabs>
          <w:tab w:val="clear" w:pos="720"/>
        </w:tabs>
        <w:autoSpaceDE/>
        <w:autoSpaceDN/>
        <w:ind w:left="2138"/>
        <w:rPr>
          <w:lang w:val="fr-FR"/>
        </w:rPr>
      </w:pPr>
      <w:r>
        <w:rPr>
          <w:lang w:val="fr-FR"/>
        </w:rPr>
        <w:t>L</w:t>
      </w:r>
      <w:r w:rsidRPr="00987B86">
        <w:rPr>
          <w:lang w:val="fr-FR"/>
        </w:rPr>
        <w:t xml:space="preserve">es acteurs du système </w:t>
      </w:r>
    </w:p>
    <w:p w14:paraId="5E3CB89C" w14:textId="0D3FCFF1" w:rsidR="00EB0DC4" w:rsidRDefault="00987B86" w:rsidP="00114965">
      <w:pPr>
        <w:pStyle w:val="text"/>
        <w:widowControl/>
        <w:numPr>
          <w:ilvl w:val="0"/>
          <w:numId w:val="15"/>
        </w:numPr>
        <w:tabs>
          <w:tab w:val="clear" w:pos="720"/>
        </w:tabs>
        <w:autoSpaceDE/>
        <w:autoSpaceDN/>
        <w:ind w:left="2138"/>
        <w:rPr>
          <w:lang w:val="fr-FR"/>
        </w:rPr>
      </w:pPr>
      <w:r>
        <w:rPr>
          <w:lang w:val="fr-FR"/>
        </w:rPr>
        <w:t>L</w:t>
      </w:r>
      <w:r w:rsidRPr="00987B86">
        <w:rPr>
          <w:lang w:val="fr-FR"/>
        </w:rPr>
        <w:t>a modélisation du système</w:t>
      </w:r>
    </w:p>
    <w:p w14:paraId="2E775552" w14:textId="77777777" w:rsidR="00987B86" w:rsidRPr="00987B86" w:rsidRDefault="00987B86" w:rsidP="00987B86">
      <w:pPr>
        <w:pStyle w:val="text"/>
        <w:widowControl/>
        <w:autoSpaceDE/>
        <w:autoSpaceDN/>
        <w:ind w:left="2138" w:firstLine="0"/>
        <w:rPr>
          <w:lang w:val="fr-FR"/>
        </w:rPr>
      </w:pPr>
    </w:p>
    <w:p w14:paraId="11F9C60F" w14:textId="77777777" w:rsidR="000E24C5" w:rsidRPr="00394F2E" w:rsidRDefault="000E24C5" w:rsidP="007A3550">
      <w:pPr>
        <w:pStyle w:val="Heading3"/>
        <w:ind w:left="2138" w:hanging="360"/>
        <w:rPr>
          <w:rFonts w:asciiTheme="majorBidi" w:hAnsiTheme="majorBidi"/>
          <w:lang w:val="fr-MA" w:eastAsia="fr-FR"/>
        </w:rPr>
      </w:pPr>
      <w:bookmarkStart w:id="111" w:name="_Toc232736130"/>
      <w:r w:rsidRPr="00394F2E">
        <w:rPr>
          <w:rFonts w:asciiTheme="majorBidi" w:hAnsiTheme="majorBidi"/>
          <w:lang w:val="fr-MA" w:eastAsia="fr-FR"/>
        </w:rPr>
        <w:t>1. Méthodologie de gestion de projet</w:t>
      </w:r>
      <w:bookmarkEnd w:id="111"/>
    </w:p>
    <w:p w14:paraId="7ACA897E" w14:textId="758001F3" w:rsidR="00595DDC" w:rsidRPr="00823182" w:rsidRDefault="000E24C5" w:rsidP="00823182">
      <w:pPr>
        <w:pStyle w:val="Heading4"/>
        <w:numPr>
          <w:ilvl w:val="1"/>
          <w:numId w:val="0"/>
        </w:numPr>
        <w:ind w:left="2858" w:hanging="360"/>
        <w:rPr>
          <w:rFonts w:asciiTheme="majorBidi" w:hAnsiTheme="majorBidi"/>
          <w:i w:val="0"/>
          <w:iCs w:val="0"/>
          <w:sz w:val="24"/>
          <w:szCs w:val="24"/>
          <w:lang w:val="fr-MA"/>
        </w:rPr>
      </w:pPr>
      <w:bookmarkStart w:id="112" w:name="_Toc232736131"/>
      <w:r w:rsidRPr="00987B86">
        <w:rPr>
          <w:rFonts w:asciiTheme="majorBidi" w:hAnsiTheme="majorBidi"/>
          <w:i w:val="0"/>
          <w:iCs w:val="0"/>
          <w:sz w:val="24"/>
          <w:szCs w:val="24"/>
          <w:lang w:val="fr-MA"/>
        </w:rPr>
        <w:t>1.1</w:t>
      </w:r>
      <w:r w:rsidRPr="00394F2E">
        <w:rPr>
          <w:rFonts w:asciiTheme="majorBidi" w:hAnsiTheme="majorBidi"/>
          <w:sz w:val="24"/>
          <w:szCs w:val="24"/>
          <w:lang w:val="fr-MA"/>
        </w:rPr>
        <w:t xml:space="preserve"> </w:t>
      </w:r>
      <w:r w:rsidRPr="00394F2E">
        <w:rPr>
          <w:rFonts w:asciiTheme="majorBidi" w:hAnsiTheme="majorBidi"/>
          <w:i w:val="0"/>
          <w:iCs w:val="0"/>
          <w:sz w:val="24"/>
          <w:szCs w:val="24"/>
          <w:lang w:val="fr-MA"/>
        </w:rPr>
        <w:t>Choix de la méthodologie</w:t>
      </w:r>
      <w:bookmarkEnd w:id="112"/>
    </w:p>
    <w:p w14:paraId="61192A74" w14:textId="77777777" w:rsidR="00595DDC" w:rsidRPr="00595DDC" w:rsidRDefault="00595DDC" w:rsidP="00595DDC">
      <w:pPr>
        <w:pStyle w:val="text"/>
        <w:rPr>
          <w:lang w:val="fr-FR"/>
        </w:rPr>
      </w:pPr>
      <w:r w:rsidRPr="00595DDC">
        <w:rPr>
          <w:lang w:val="fr-FR"/>
        </w:rPr>
        <w:t>La méthodologie choisie permet de structurer le projet, de planifier les différentes étapes et d’assurer la cohérence entre l’analyse, la conception et l’implémentation.</w:t>
      </w:r>
    </w:p>
    <w:p w14:paraId="1D7E86F9" w14:textId="77777777" w:rsidR="00595DDC" w:rsidRPr="00595DDC" w:rsidRDefault="00595DDC" w:rsidP="00595DDC">
      <w:pPr>
        <w:pStyle w:val="text"/>
        <w:rPr>
          <w:lang w:val="fr-FR"/>
        </w:rPr>
      </w:pPr>
      <w:r w:rsidRPr="00595DDC">
        <w:rPr>
          <w:lang w:val="fr-FR"/>
        </w:rPr>
        <w:t>Elle garantit :</w:t>
      </w:r>
    </w:p>
    <w:p w14:paraId="1A0CC857" w14:textId="77777777" w:rsidR="00595DDC" w:rsidRPr="00595DDC" w:rsidRDefault="00595DDC" w:rsidP="00114965">
      <w:pPr>
        <w:pStyle w:val="text"/>
        <w:widowControl/>
        <w:numPr>
          <w:ilvl w:val="0"/>
          <w:numId w:val="15"/>
        </w:numPr>
        <w:tabs>
          <w:tab w:val="clear" w:pos="720"/>
        </w:tabs>
        <w:autoSpaceDE/>
        <w:autoSpaceDN/>
        <w:ind w:left="2138"/>
        <w:rPr>
          <w:lang w:val="fr-FR"/>
        </w:rPr>
      </w:pPr>
      <w:r w:rsidRPr="00595DDC">
        <w:rPr>
          <w:lang w:val="fr-FR"/>
        </w:rPr>
        <w:t xml:space="preserve">Une organisation claire des phases du projet </w:t>
      </w:r>
    </w:p>
    <w:p w14:paraId="776E68D3" w14:textId="77777777" w:rsidR="00595DDC" w:rsidRPr="00595DDC" w:rsidRDefault="00595DDC" w:rsidP="00114965">
      <w:pPr>
        <w:pStyle w:val="text"/>
        <w:widowControl/>
        <w:numPr>
          <w:ilvl w:val="0"/>
          <w:numId w:val="15"/>
        </w:numPr>
        <w:tabs>
          <w:tab w:val="clear" w:pos="720"/>
        </w:tabs>
        <w:autoSpaceDE/>
        <w:autoSpaceDN/>
        <w:ind w:left="2138"/>
        <w:rPr>
          <w:lang w:val="fr-FR"/>
        </w:rPr>
      </w:pPr>
      <w:r w:rsidRPr="00595DDC">
        <w:rPr>
          <w:lang w:val="fr-FR"/>
        </w:rPr>
        <w:t xml:space="preserve">Une maîtrise du périmètre fonctionnel </w:t>
      </w:r>
    </w:p>
    <w:p w14:paraId="5E339232" w14:textId="1D0C7595" w:rsidR="00595DDC" w:rsidRPr="00595DDC" w:rsidRDefault="00595DDC" w:rsidP="00114965">
      <w:pPr>
        <w:pStyle w:val="text"/>
        <w:widowControl/>
        <w:numPr>
          <w:ilvl w:val="0"/>
          <w:numId w:val="15"/>
        </w:numPr>
        <w:tabs>
          <w:tab w:val="clear" w:pos="720"/>
        </w:tabs>
        <w:autoSpaceDE/>
        <w:autoSpaceDN/>
        <w:ind w:left="2138"/>
        <w:rPr>
          <w:lang w:val="fr-FR"/>
        </w:rPr>
      </w:pPr>
      <w:r w:rsidRPr="00595DDC">
        <w:rPr>
          <w:lang w:val="fr-FR"/>
        </w:rPr>
        <w:t>Une traçabilité des décisions techniques</w:t>
      </w:r>
    </w:p>
    <w:p w14:paraId="13497FB7" w14:textId="77777777" w:rsidR="00342EBA" w:rsidRPr="00394F2E" w:rsidRDefault="00342EBA" w:rsidP="00342EBA">
      <w:pPr>
        <w:rPr>
          <w:rFonts w:asciiTheme="majorBidi" w:hAnsiTheme="majorBidi" w:cstheme="majorBidi"/>
          <w:lang w:val="fr-MA"/>
        </w:rPr>
      </w:pPr>
    </w:p>
    <w:p w14:paraId="56DBE3EB" w14:textId="4AD7C621" w:rsidR="008B58ED" w:rsidRPr="00823182" w:rsidRDefault="000E24C5" w:rsidP="00823182">
      <w:pPr>
        <w:pStyle w:val="Heading4"/>
        <w:numPr>
          <w:ilvl w:val="1"/>
          <w:numId w:val="0"/>
        </w:numPr>
        <w:ind w:left="2858" w:hanging="360"/>
        <w:rPr>
          <w:rFonts w:asciiTheme="majorBidi" w:hAnsiTheme="majorBidi"/>
          <w:i w:val="0"/>
          <w:iCs w:val="0"/>
          <w:sz w:val="24"/>
          <w:szCs w:val="24"/>
          <w:lang w:val="fr-MA"/>
        </w:rPr>
      </w:pPr>
      <w:bookmarkStart w:id="113" w:name="_Toc232736132"/>
      <w:r w:rsidRPr="000115EB">
        <w:rPr>
          <w:rFonts w:asciiTheme="majorBidi" w:hAnsiTheme="majorBidi"/>
          <w:i w:val="0"/>
          <w:iCs w:val="0"/>
          <w:sz w:val="24"/>
          <w:szCs w:val="24"/>
          <w:lang w:val="fr-MA"/>
        </w:rPr>
        <w:t>1.2</w:t>
      </w:r>
      <w:r w:rsidRPr="00394F2E">
        <w:rPr>
          <w:rFonts w:asciiTheme="majorBidi" w:hAnsiTheme="majorBidi"/>
          <w:sz w:val="24"/>
          <w:szCs w:val="24"/>
          <w:lang w:val="fr-MA"/>
        </w:rPr>
        <w:t xml:space="preserve"> </w:t>
      </w:r>
      <w:r w:rsidRPr="00394F2E">
        <w:rPr>
          <w:rFonts w:asciiTheme="majorBidi" w:hAnsiTheme="majorBidi"/>
          <w:i w:val="0"/>
          <w:iCs w:val="0"/>
          <w:sz w:val="24"/>
          <w:szCs w:val="24"/>
          <w:lang w:val="fr-MA"/>
        </w:rPr>
        <w:t>Raisons du choix</w:t>
      </w:r>
      <w:bookmarkEnd w:id="113"/>
    </w:p>
    <w:p w14:paraId="75F04DB0" w14:textId="6BF40276"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Projet mené par un seul développeur</w:t>
      </w:r>
    </w:p>
    <w:p w14:paraId="1EE14B5B" w14:textId="3789BF7F"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 xml:space="preserve">Livrables clairement définis </w:t>
      </w:r>
      <w:r w:rsidR="00595DDC" w:rsidRPr="00595DDC">
        <w:rPr>
          <w:lang w:val="fr-FR"/>
        </w:rPr>
        <w:t>(application web + streaming vidéo)</w:t>
      </w:r>
    </w:p>
    <w:p w14:paraId="4414A39F" w14:textId="0B0F6B3F"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 xml:space="preserve">Délais limités </w:t>
      </w:r>
    </w:p>
    <w:p w14:paraId="38F6B032" w14:textId="5A65882E" w:rsidR="00342EBA" w:rsidRDefault="000E24C5" w:rsidP="00114965">
      <w:pPr>
        <w:pStyle w:val="text"/>
        <w:widowControl/>
        <w:numPr>
          <w:ilvl w:val="0"/>
          <w:numId w:val="15"/>
        </w:numPr>
        <w:tabs>
          <w:tab w:val="clear" w:pos="720"/>
        </w:tabs>
        <w:autoSpaceDE/>
        <w:autoSpaceDN/>
        <w:ind w:left="2138"/>
        <w:rPr>
          <w:lang w:val="fr-FR"/>
        </w:rPr>
      </w:pPr>
      <w:r w:rsidRPr="00394F2E">
        <w:rPr>
          <w:lang w:val="fr-FR"/>
        </w:rPr>
        <w:t>Absence de suivi quotidien par un client final</w:t>
      </w:r>
    </w:p>
    <w:p w14:paraId="47CFAA51" w14:textId="77777777" w:rsidR="00595DDC" w:rsidRDefault="00595DDC" w:rsidP="00595DDC">
      <w:pPr>
        <w:pStyle w:val="text"/>
        <w:widowControl/>
        <w:autoSpaceDE/>
        <w:autoSpaceDN/>
        <w:ind w:left="2138" w:firstLine="0"/>
        <w:rPr>
          <w:lang w:val="fr-FR"/>
        </w:rPr>
      </w:pPr>
    </w:p>
    <w:p w14:paraId="625A6949" w14:textId="77777777" w:rsidR="00823182" w:rsidRPr="00595DDC" w:rsidRDefault="00823182" w:rsidP="00595DDC">
      <w:pPr>
        <w:pStyle w:val="text"/>
        <w:widowControl/>
        <w:autoSpaceDE/>
        <w:autoSpaceDN/>
        <w:ind w:left="2138" w:firstLine="0"/>
        <w:rPr>
          <w:lang w:val="fr-FR"/>
        </w:rPr>
      </w:pPr>
    </w:p>
    <w:p w14:paraId="04BD6C40" w14:textId="223C11B5" w:rsidR="008B58ED" w:rsidRPr="00823182" w:rsidRDefault="000115EB" w:rsidP="00823182">
      <w:pPr>
        <w:pStyle w:val="Heading4"/>
        <w:numPr>
          <w:ilvl w:val="1"/>
          <w:numId w:val="0"/>
        </w:numPr>
        <w:ind w:left="2858" w:hanging="360"/>
        <w:rPr>
          <w:rFonts w:asciiTheme="majorBidi" w:hAnsiTheme="majorBidi"/>
          <w:i w:val="0"/>
          <w:iCs w:val="0"/>
          <w:sz w:val="24"/>
          <w:szCs w:val="24"/>
          <w:lang w:val="fr-MA"/>
        </w:rPr>
      </w:pPr>
      <w:bookmarkStart w:id="114" w:name="_Toc232736133"/>
      <w:r w:rsidRPr="000115EB">
        <w:rPr>
          <w:rFonts w:asciiTheme="majorBidi" w:hAnsiTheme="majorBidi"/>
          <w:i w:val="0"/>
          <w:iCs w:val="0"/>
          <w:sz w:val="24"/>
          <w:szCs w:val="24"/>
          <w:lang w:val="fr-MA"/>
        </w:rPr>
        <w:t xml:space="preserve">1.3 </w:t>
      </w:r>
      <w:r w:rsidR="000E24C5" w:rsidRPr="000115EB">
        <w:rPr>
          <w:rFonts w:asciiTheme="majorBidi" w:hAnsiTheme="majorBidi"/>
          <w:i w:val="0"/>
          <w:iCs w:val="0"/>
          <w:sz w:val="24"/>
          <w:szCs w:val="24"/>
          <w:lang w:val="fr-MA"/>
        </w:rPr>
        <w:t>Phases de la méthodologie appliquée</w:t>
      </w:r>
      <w:bookmarkEnd w:id="114"/>
    </w:p>
    <w:p w14:paraId="575D1565" w14:textId="77777777" w:rsidR="000E24C5" w:rsidRPr="00394F2E" w:rsidRDefault="000E24C5" w:rsidP="00114965">
      <w:pPr>
        <w:numPr>
          <w:ilvl w:val="0"/>
          <w:numId w:val="13"/>
        </w:numPr>
        <w:tabs>
          <w:tab w:val="clear" w:pos="720"/>
          <w:tab w:val="num" w:pos="1701"/>
        </w:tabs>
        <w:ind w:left="1418" w:hanging="425"/>
        <w:rPr>
          <w:rFonts w:asciiTheme="majorBidi" w:hAnsiTheme="majorBidi" w:cstheme="majorBidi"/>
          <w:sz w:val="24"/>
          <w:szCs w:val="24"/>
        </w:rPr>
      </w:pPr>
      <w:r w:rsidRPr="00394F2E">
        <w:rPr>
          <w:rFonts w:asciiTheme="majorBidi" w:hAnsiTheme="majorBidi" w:cstheme="majorBidi"/>
          <w:b/>
          <w:bCs/>
          <w:sz w:val="24"/>
          <w:szCs w:val="24"/>
        </w:rPr>
        <w:t>Spécifications des besoins</w:t>
      </w:r>
      <w:r w:rsidRPr="00394F2E">
        <w:rPr>
          <w:rFonts w:asciiTheme="majorBidi" w:hAnsiTheme="majorBidi" w:cstheme="majorBidi"/>
          <w:sz w:val="24"/>
          <w:szCs w:val="24"/>
        </w:rPr>
        <w:t xml:space="preserve"> : analyse des besoins de l’agence MAP et des contraintes techniques du streaming interne. </w:t>
      </w:r>
    </w:p>
    <w:p w14:paraId="290AABEB" w14:textId="77777777" w:rsidR="000E24C5" w:rsidRPr="00394F2E" w:rsidRDefault="000E24C5" w:rsidP="00114965">
      <w:pPr>
        <w:numPr>
          <w:ilvl w:val="0"/>
          <w:numId w:val="13"/>
        </w:numPr>
        <w:tabs>
          <w:tab w:val="clear" w:pos="720"/>
          <w:tab w:val="num" w:pos="1701"/>
        </w:tabs>
        <w:ind w:left="1418" w:hanging="425"/>
        <w:rPr>
          <w:rFonts w:asciiTheme="majorBidi" w:hAnsiTheme="majorBidi" w:cstheme="majorBidi"/>
          <w:sz w:val="24"/>
          <w:szCs w:val="24"/>
        </w:rPr>
      </w:pPr>
      <w:r w:rsidRPr="00394F2E">
        <w:rPr>
          <w:rFonts w:asciiTheme="majorBidi" w:hAnsiTheme="majorBidi" w:cstheme="majorBidi"/>
          <w:b/>
          <w:bCs/>
          <w:sz w:val="24"/>
          <w:szCs w:val="24"/>
        </w:rPr>
        <w:t>Conception technique</w:t>
      </w:r>
      <w:r w:rsidRPr="00394F2E">
        <w:rPr>
          <w:rFonts w:asciiTheme="majorBidi" w:hAnsiTheme="majorBidi" w:cstheme="majorBidi"/>
          <w:sz w:val="24"/>
          <w:szCs w:val="24"/>
        </w:rPr>
        <w:t xml:space="preserve"> : architecture de la plateforme, modélisation des flux vidéo et des rôles utilisateurs. </w:t>
      </w:r>
    </w:p>
    <w:p w14:paraId="19722340" w14:textId="20F063EE" w:rsidR="000E24C5" w:rsidRPr="00394F2E" w:rsidRDefault="000E24C5" w:rsidP="00114965">
      <w:pPr>
        <w:numPr>
          <w:ilvl w:val="0"/>
          <w:numId w:val="13"/>
        </w:numPr>
        <w:tabs>
          <w:tab w:val="clear" w:pos="720"/>
          <w:tab w:val="num" w:pos="1701"/>
        </w:tabs>
        <w:ind w:left="1418" w:hanging="425"/>
        <w:rPr>
          <w:rFonts w:asciiTheme="majorBidi" w:hAnsiTheme="majorBidi" w:cstheme="majorBidi"/>
          <w:sz w:val="24"/>
          <w:szCs w:val="24"/>
        </w:rPr>
      </w:pPr>
      <w:r w:rsidRPr="00394F2E">
        <w:rPr>
          <w:rFonts w:asciiTheme="majorBidi" w:hAnsiTheme="majorBidi" w:cstheme="majorBidi"/>
          <w:b/>
          <w:bCs/>
          <w:sz w:val="24"/>
          <w:szCs w:val="24"/>
        </w:rPr>
        <w:t>Implémentation</w:t>
      </w:r>
      <w:r w:rsidRPr="00394F2E">
        <w:rPr>
          <w:rFonts w:asciiTheme="majorBidi" w:hAnsiTheme="majorBidi" w:cstheme="majorBidi"/>
          <w:sz w:val="24"/>
          <w:szCs w:val="24"/>
        </w:rPr>
        <w:t xml:space="preserve"> : développement du back-office et du front-office, intégration du serveur de streaming, préparation des vidéos avec </w:t>
      </w:r>
      <w:proofErr w:type="spellStart"/>
      <w:r w:rsidRPr="00394F2E">
        <w:rPr>
          <w:rFonts w:asciiTheme="majorBidi" w:hAnsiTheme="majorBidi" w:cstheme="majorBidi"/>
          <w:sz w:val="24"/>
          <w:szCs w:val="24"/>
        </w:rPr>
        <w:t>FFmpeg</w:t>
      </w:r>
      <w:r w:rsidR="00595DDC">
        <w:rPr>
          <w:rFonts w:asciiTheme="majorBidi" w:hAnsiTheme="majorBidi" w:cstheme="majorBidi"/>
          <w:sz w:val="24"/>
          <w:szCs w:val="24"/>
        </w:rPr>
        <w:t>+HLS</w:t>
      </w:r>
      <w:proofErr w:type="spellEnd"/>
      <w:r w:rsidRPr="00394F2E">
        <w:rPr>
          <w:rFonts w:asciiTheme="majorBidi" w:hAnsiTheme="majorBidi" w:cstheme="majorBidi"/>
          <w:sz w:val="24"/>
          <w:szCs w:val="24"/>
        </w:rPr>
        <w:t xml:space="preserve">. </w:t>
      </w:r>
    </w:p>
    <w:p w14:paraId="4ABF0FA9" w14:textId="77777777" w:rsidR="000E24C5" w:rsidRPr="00394F2E" w:rsidRDefault="000E24C5" w:rsidP="00114965">
      <w:pPr>
        <w:numPr>
          <w:ilvl w:val="0"/>
          <w:numId w:val="13"/>
        </w:numPr>
        <w:tabs>
          <w:tab w:val="clear" w:pos="720"/>
          <w:tab w:val="num" w:pos="1701"/>
        </w:tabs>
        <w:ind w:left="1418" w:hanging="425"/>
        <w:rPr>
          <w:rFonts w:asciiTheme="majorBidi" w:hAnsiTheme="majorBidi" w:cstheme="majorBidi"/>
          <w:sz w:val="24"/>
          <w:szCs w:val="24"/>
        </w:rPr>
      </w:pPr>
      <w:r w:rsidRPr="00394F2E">
        <w:rPr>
          <w:rFonts w:asciiTheme="majorBidi" w:hAnsiTheme="majorBidi" w:cstheme="majorBidi"/>
          <w:b/>
          <w:bCs/>
          <w:sz w:val="24"/>
          <w:szCs w:val="24"/>
        </w:rPr>
        <w:t>Vérification et validation</w:t>
      </w:r>
      <w:r w:rsidRPr="00394F2E">
        <w:rPr>
          <w:rFonts w:asciiTheme="majorBidi" w:hAnsiTheme="majorBidi" w:cstheme="majorBidi"/>
          <w:sz w:val="24"/>
          <w:szCs w:val="24"/>
        </w:rPr>
        <w:t xml:space="preserve"> : tests de fonctionnement, validation de la lecture vidéo et du traitement des métadonnées. </w:t>
      </w:r>
    </w:p>
    <w:p w14:paraId="1EC8B631" w14:textId="77777777" w:rsidR="000E24C5" w:rsidRPr="00394F2E" w:rsidRDefault="000E24C5" w:rsidP="00114965">
      <w:pPr>
        <w:numPr>
          <w:ilvl w:val="0"/>
          <w:numId w:val="13"/>
        </w:numPr>
        <w:tabs>
          <w:tab w:val="clear" w:pos="720"/>
          <w:tab w:val="num" w:pos="1701"/>
        </w:tabs>
        <w:ind w:left="1418" w:hanging="425"/>
        <w:rPr>
          <w:rFonts w:asciiTheme="majorBidi" w:hAnsiTheme="majorBidi" w:cstheme="majorBidi"/>
          <w:sz w:val="24"/>
          <w:szCs w:val="24"/>
        </w:rPr>
      </w:pPr>
      <w:r w:rsidRPr="00394F2E">
        <w:rPr>
          <w:rFonts w:asciiTheme="majorBidi" w:hAnsiTheme="majorBidi" w:cstheme="majorBidi"/>
          <w:b/>
          <w:bCs/>
          <w:sz w:val="24"/>
          <w:szCs w:val="24"/>
        </w:rPr>
        <w:t>Documentation et livraison</w:t>
      </w:r>
      <w:r w:rsidRPr="00394F2E">
        <w:rPr>
          <w:rFonts w:asciiTheme="majorBidi" w:hAnsiTheme="majorBidi" w:cstheme="majorBidi"/>
          <w:sz w:val="24"/>
          <w:szCs w:val="24"/>
        </w:rPr>
        <w:t xml:space="preserve"> : manuel technique et guide utilisateur pour l’administration et l’utilisation de la plateforme. </w:t>
      </w:r>
    </w:p>
    <w:p w14:paraId="1C4704E5" w14:textId="77777777" w:rsidR="00487275" w:rsidRPr="00394F2E" w:rsidRDefault="00487275" w:rsidP="00487275">
      <w:pPr>
        <w:ind w:left="720"/>
        <w:rPr>
          <w:rFonts w:asciiTheme="majorBidi" w:hAnsiTheme="majorBidi" w:cstheme="majorBidi"/>
          <w:sz w:val="24"/>
          <w:szCs w:val="24"/>
        </w:rPr>
      </w:pPr>
    </w:p>
    <w:p w14:paraId="39299778" w14:textId="247BFD2D" w:rsidR="00487275" w:rsidRPr="00823182" w:rsidRDefault="00595DDC" w:rsidP="00823182">
      <w:pPr>
        <w:pStyle w:val="Heading4"/>
        <w:numPr>
          <w:ilvl w:val="1"/>
          <w:numId w:val="0"/>
        </w:numPr>
        <w:ind w:left="2858" w:hanging="360"/>
        <w:rPr>
          <w:rFonts w:asciiTheme="majorBidi" w:hAnsiTheme="majorBidi"/>
          <w:i w:val="0"/>
          <w:iCs w:val="0"/>
          <w:sz w:val="24"/>
          <w:szCs w:val="24"/>
          <w:lang w:val="fr-MA"/>
        </w:rPr>
      </w:pPr>
      <w:bookmarkStart w:id="115" w:name="_Toc232736134"/>
      <w:r>
        <w:rPr>
          <w:rFonts w:asciiTheme="majorBidi" w:hAnsiTheme="majorBidi"/>
          <w:i w:val="0"/>
          <w:iCs w:val="0"/>
          <w:sz w:val="24"/>
          <w:szCs w:val="24"/>
          <w:lang w:val="fr-MA"/>
        </w:rPr>
        <w:t>1.4</w:t>
      </w:r>
      <w:r w:rsidR="000E24C5" w:rsidRPr="00BF5329">
        <w:rPr>
          <w:rFonts w:asciiTheme="majorBidi" w:hAnsiTheme="majorBidi"/>
          <w:i w:val="0"/>
          <w:iCs w:val="0"/>
          <w:sz w:val="24"/>
          <w:szCs w:val="24"/>
          <w:lang w:val="fr-MA"/>
        </w:rPr>
        <w:t xml:space="preserve"> Avantages</w:t>
      </w:r>
      <w:bookmarkEnd w:id="115"/>
    </w:p>
    <w:p w14:paraId="0F01D9F3" w14:textId="02DCAA25"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 xml:space="preserve">Clarté du déroulement du projet </w:t>
      </w:r>
    </w:p>
    <w:p w14:paraId="5513082E" w14:textId="2BCFE28B"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Maîtrise du périmètre fonctionnel</w:t>
      </w:r>
    </w:p>
    <w:p w14:paraId="562DC2CC" w14:textId="26252D7F"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Traçabilité</w:t>
      </w:r>
      <w:r w:rsidR="00595DDC" w:rsidRPr="00595DDC">
        <w:rPr>
          <w:lang w:val="fr-FR"/>
        </w:rPr>
        <w:t xml:space="preserve"> des étapes</w:t>
      </w:r>
    </w:p>
    <w:p w14:paraId="3496F024" w14:textId="436B5A1C"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Adaptation au cadre académique du stage</w:t>
      </w:r>
    </w:p>
    <w:p w14:paraId="144B5894" w14:textId="77777777" w:rsidR="00487275" w:rsidRPr="00394F2E" w:rsidRDefault="00487275" w:rsidP="00487275">
      <w:pPr>
        <w:pStyle w:val="text"/>
        <w:widowControl/>
        <w:autoSpaceDE/>
        <w:autoSpaceDN/>
        <w:ind w:left="2138" w:firstLine="0"/>
        <w:rPr>
          <w:lang w:val="fr-FR"/>
        </w:rPr>
      </w:pPr>
    </w:p>
    <w:p w14:paraId="05F1C83D" w14:textId="43AC756C" w:rsidR="00487275" w:rsidRPr="00823182" w:rsidRDefault="00595DDC" w:rsidP="00823182">
      <w:pPr>
        <w:pStyle w:val="Heading4"/>
        <w:numPr>
          <w:ilvl w:val="1"/>
          <w:numId w:val="0"/>
        </w:numPr>
        <w:ind w:left="2858" w:hanging="360"/>
        <w:rPr>
          <w:rFonts w:asciiTheme="majorBidi" w:hAnsiTheme="majorBidi"/>
          <w:i w:val="0"/>
          <w:iCs w:val="0"/>
          <w:sz w:val="24"/>
          <w:szCs w:val="24"/>
          <w:lang w:val="fr-MA"/>
        </w:rPr>
      </w:pPr>
      <w:bookmarkStart w:id="116" w:name="_Toc232736135"/>
      <w:r>
        <w:rPr>
          <w:rFonts w:asciiTheme="majorBidi" w:hAnsiTheme="majorBidi"/>
          <w:i w:val="0"/>
          <w:iCs w:val="0"/>
          <w:sz w:val="24"/>
          <w:szCs w:val="24"/>
          <w:lang w:val="fr-MA"/>
        </w:rPr>
        <w:t xml:space="preserve">1.5 </w:t>
      </w:r>
      <w:r w:rsidR="000E24C5" w:rsidRPr="00394F2E">
        <w:rPr>
          <w:rFonts w:asciiTheme="majorBidi" w:hAnsiTheme="majorBidi"/>
          <w:i w:val="0"/>
          <w:iCs w:val="0"/>
          <w:sz w:val="24"/>
          <w:szCs w:val="24"/>
          <w:lang w:val="fr-MA"/>
        </w:rPr>
        <w:t>Limites</w:t>
      </w:r>
      <w:bookmarkEnd w:id="116"/>
    </w:p>
    <w:p w14:paraId="6CC8C0CB" w14:textId="7499D820"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Flexibilité limitée face aux changements</w:t>
      </w:r>
    </w:p>
    <w:p w14:paraId="2F493E5F" w14:textId="77777777" w:rsidR="00595DDC" w:rsidRDefault="00595DDC" w:rsidP="00114965">
      <w:pPr>
        <w:pStyle w:val="text"/>
        <w:widowControl/>
        <w:numPr>
          <w:ilvl w:val="0"/>
          <w:numId w:val="15"/>
        </w:numPr>
        <w:tabs>
          <w:tab w:val="clear" w:pos="720"/>
        </w:tabs>
        <w:autoSpaceDE/>
        <w:autoSpaceDN/>
        <w:ind w:left="2138"/>
        <w:rPr>
          <w:lang w:val="fr-FR"/>
        </w:rPr>
      </w:pPr>
      <w:r w:rsidRPr="00595DDC">
        <w:rPr>
          <w:lang w:val="fr-FR"/>
        </w:rPr>
        <w:t>Forte dépendance à la planification initiale</w:t>
      </w:r>
    </w:p>
    <w:p w14:paraId="49657A42" w14:textId="2FDF8337" w:rsidR="000115EB" w:rsidRDefault="00595DDC" w:rsidP="00114965">
      <w:pPr>
        <w:pStyle w:val="text"/>
        <w:widowControl/>
        <w:numPr>
          <w:ilvl w:val="0"/>
          <w:numId w:val="15"/>
        </w:numPr>
        <w:tabs>
          <w:tab w:val="clear" w:pos="720"/>
        </w:tabs>
        <w:autoSpaceDE/>
        <w:autoSpaceDN/>
        <w:ind w:left="2138"/>
        <w:rPr>
          <w:lang w:val="fr-FR"/>
        </w:rPr>
      </w:pPr>
      <w:r w:rsidRPr="00595DDC">
        <w:rPr>
          <w:lang w:val="fr-FR"/>
        </w:rPr>
        <w:t>Peu d’itérations comparé</w:t>
      </w:r>
      <w:ins w:id="117" w:author="NOUREDDINE KERZAZI" w:date="2026-06-21T13:42:00Z">
        <w:r w:rsidR="0053613C">
          <w:rPr>
            <w:lang w:val="fr-FR"/>
          </w:rPr>
          <w:t xml:space="preserve">es </w:t>
        </w:r>
      </w:ins>
      <w:del w:id="118" w:author="NOUREDDINE KERZAZI" w:date="2026-06-21T13:42:00Z">
        <w:r w:rsidRPr="00595DDC" w:rsidDel="0053613C">
          <w:rPr>
            <w:lang w:val="fr-FR"/>
          </w:rPr>
          <w:delText xml:space="preserve"> </w:delText>
        </w:r>
      </w:del>
      <w:r w:rsidRPr="00595DDC">
        <w:rPr>
          <w:lang w:val="fr-FR"/>
        </w:rPr>
        <w:t>aux méthodes agiles</w:t>
      </w:r>
    </w:p>
    <w:p w14:paraId="3B3FAC0D" w14:textId="77777777" w:rsidR="000115EB" w:rsidRDefault="000115EB" w:rsidP="000115EB">
      <w:pPr>
        <w:pStyle w:val="text"/>
        <w:widowControl/>
        <w:autoSpaceDE/>
        <w:autoSpaceDN/>
        <w:ind w:left="2138" w:firstLine="0"/>
        <w:rPr>
          <w:lang w:val="fr-FR"/>
        </w:rPr>
      </w:pPr>
    </w:p>
    <w:p w14:paraId="04E0085A" w14:textId="77777777" w:rsidR="000115EB" w:rsidRPr="000115EB" w:rsidRDefault="000115EB" w:rsidP="00595DDC">
      <w:pPr>
        <w:pStyle w:val="Heading3"/>
        <w:ind w:left="2138" w:hanging="360"/>
        <w:rPr>
          <w:rFonts w:asciiTheme="majorBidi" w:hAnsiTheme="majorBidi"/>
          <w:lang w:val="fr-MA" w:eastAsia="fr-FR"/>
        </w:rPr>
      </w:pPr>
      <w:bookmarkStart w:id="119" w:name="_Toc232736136"/>
      <w:r w:rsidRPr="000115EB">
        <w:rPr>
          <w:rFonts w:asciiTheme="majorBidi" w:hAnsiTheme="majorBidi"/>
          <w:lang w:val="fr-MA" w:eastAsia="fr-FR"/>
        </w:rPr>
        <w:t>2. Analyse fonctionnelle du système</w:t>
      </w:r>
      <w:bookmarkEnd w:id="119"/>
    </w:p>
    <w:p w14:paraId="07405046" w14:textId="237168F1" w:rsidR="000115EB" w:rsidRPr="000115EB" w:rsidRDefault="000115EB" w:rsidP="00595DDC">
      <w:pPr>
        <w:pStyle w:val="text"/>
        <w:rPr>
          <w:lang w:val="fr-FR"/>
        </w:rPr>
      </w:pPr>
      <w:r w:rsidRPr="000115EB">
        <w:rPr>
          <w:lang w:val="fr-FR"/>
        </w:rPr>
        <w:t>La plateforme de streaming vidéo repose sur plusieurs fonctionnalités essentielles définies dans le cahier des charges du projet.</w:t>
      </w:r>
    </w:p>
    <w:p w14:paraId="495445C7" w14:textId="77777777" w:rsidR="000115EB" w:rsidRPr="000115EB" w:rsidRDefault="000115EB" w:rsidP="00595DDC">
      <w:pPr>
        <w:pStyle w:val="Heading4"/>
        <w:numPr>
          <w:ilvl w:val="1"/>
          <w:numId w:val="0"/>
        </w:numPr>
        <w:ind w:left="2858" w:hanging="360"/>
        <w:rPr>
          <w:rFonts w:asciiTheme="majorBidi" w:hAnsiTheme="majorBidi"/>
          <w:i w:val="0"/>
          <w:iCs w:val="0"/>
          <w:sz w:val="24"/>
          <w:szCs w:val="24"/>
          <w:lang w:val="fr-MA"/>
        </w:rPr>
      </w:pPr>
      <w:bookmarkStart w:id="120" w:name="_Toc232736137"/>
      <w:r w:rsidRPr="000115EB">
        <w:rPr>
          <w:rFonts w:asciiTheme="majorBidi" w:hAnsiTheme="majorBidi"/>
          <w:i w:val="0"/>
          <w:iCs w:val="0"/>
          <w:sz w:val="24"/>
          <w:szCs w:val="24"/>
          <w:lang w:val="fr-MA"/>
        </w:rPr>
        <w:t>2.1 Gestion des utilisateurs et sécurité</w:t>
      </w:r>
      <w:bookmarkEnd w:id="120"/>
    </w:p>
    <w:p w14:paraId="4105AD8C"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Authentification des utilisateurs </w:t>
      </w:r>
    </w:p>
    <w:p w14:paraId="11DFADED"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Gestion des rôles (administrateur, éditeur, visiteur) </w:t>
      </w:r>
    </w:p>
    <w:p w14:paraId="4D201D50"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Contrôle d’accès basé sur les permissions (RBAC) </w:t>
      </w:r>
    </w:p>
    <w:p w14:paraId="07AD68B5" w14:textId="4927D546" w:rsid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Protection des actions sensibles </w:t>
      </w:r>
    </w:p>
    <w:p w14:paraId="05477ABB" w14:textId="77777777" w:rsidR="00823182" w:rsidRDefault="00823182" w:rsidP="00823182">
      <w:pPr>
        <w:pStyle w:val="text"/>
        <w:widowControl/>
        <w:autoSpaceDE/>
        <w:autoSpaceDN/>
        <w:ind w:left="2138" w:firstLine="0"/>
        <w:rPr>
          <w:lang w:val="fr-FR"/>
        </w:rPr>
      </w:pPr>
    </w:p>
    <w:p w14:paraId="4C9DD2AD" w14:textId="77777777" w:rsidR="00823182" w:rsidRDefault="00823182" w:rsidP="00823182">
      <w:pPr>
        <w:pStyle w:val="text"/>
        <w:widowControl/>
        <w:autoSpaceDE/>
        <w:autoSpaceDN/>
        <w:ind w:left="2138" w:firstLine="0"/>
        <w:rPr>
          <w:lang w:val="fr-FR"/>
        </w:rPr>
      </w:pPr>
    </w:p>
    <w:p w14:paraId="37EC80E0" w14:textId="77777777" w:rsidR="00823182" w:rsidRPr="000115EB" w:rsidRDefault="00823182" w:rsidP="00823182">
      <w:pPr>
        <w:pStyle w:val="text"/>
        <w:widowControl/>
        <w:autoSpaceDE/>
        <w:autoSpaceDN/>
        <w:ind w:left="2138" w:firstLine="0"/>
        <w:rPr>
          <w:lang w:val="fr-FR"/>
        </w:rPr>
      </w:pPr>
    </w:p>
    <w:p w14:paraId="2296A8F2" w14:textId="77777777" w:rsidR="000115EB" w:rsidRPr="000115EB" w:rsidRDefault="000115EB" w:rsidP="00595DDC">
      <w:pPr>
        <w:pStyle w:val="Heading4"/>
        <w:numPr>
          <w:ilvl w:val="1"/>
          <w:numId w:val="0"/>
        </w:numPr>
        <w:ind w:left="2858" w:hanging="360"/>
        <w:rPr>
          <w:rFonts w:asciiTheme="majorBidi" w:hAnsiTheme="majorBidi"/>
          <w:i w:val="0"/>
          <w:iCs w:val="0"/>
          <w:sz w:val="24"/>
          <w:szCs w:val="24"/>
          <w:lang w:val="fr-MA"/>
        </w:rPr>
      </w:pPr>
      <w:bookmarkStart w:id="121" w:name="_Toc232736138"/>
      <w:r w:rsidRPr="000115EB">
        <w:rPr>
          <w:rFonts w:asciiTheme="majorBidi" w:hAnsiTheme="majorBidi"/>
          <w:i w:val="0"/>
          <w:iCs w:val="0"/>
          <w:sz w:val="24"/>
          <w:szCs w:val="24"/>
          <w:lang w:val="fr-MA"/>
        </w:rPr>
        <w:t>2.2 Gestion des contenus vidéo</w:t>
      </w:r>
      <w:bookmarkEnd w:id="121"/>
    </w:p>
    <w:p w14:paraId="08DC0071" w14:textId="64197626" w:rsidR="000115EB" w:rsidRPr="000115EB" w:rsidRDefault="0053613C" w:rsidP="00114965">
      <w:pPr>
        <w:pStyle w:val="text"/>
        <w:widowControl/>
        <w:numPr>
          <w:ilvl w:val="0"/>
          <w:numId w:val="15"/>
        </w:numPr>
        <w:tabs>
          <w:tab w:val="clear" w:pos="720"/>
        </w:tabs>
        <w:autoSpaceDE/>
        <w:autoSpaceDN/>
        <w:ind w:left="2138"/>
        <w:rPr>
          <w:lang w:val="fr-FR"/>
        </w:rPr>
      </w:pPr>
      <w:ins w:id="122" w:author="NOUREDDINE KERZAZI" w:date="2026-06-21T13:41:00Z">
        <w:r>
          <w:rPr>
            <w:lang w:val="fr-FR"/>
          </w:rPr>
          <w:t>Téléversement</w:t>
        </w:r>
      </w:ins>
      <w:del w:id="123" w:author="NOUREDDINE KERZAZI" w:date="2026-06-21T13:41:00Z">
        <w:r w:rsidR="000115EB" w:rsidRPr="000115EB" w:rsidDel="0053613C">
          <w:rPr>
            <w:lang w:val="fr-FR"/>
          </w:rPr>
          <w:delText>Upload</w:delText>
        </w:r>
      </w:del>
      <w:r w:rsidR="000115EB" w:rsidRPr="000115EB">
        <w:rPr>
          <w:lang w:val="fr-FR"/>
        </w:rPr>
        <w:t xml:space="preserve"> des vidéos </w:t>
      </w:r>
    </w:p>
    <w:p w14:paraId="7B09AF30"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Ajout des métadonnées (titre, description, catégorie, miniature) </w:t>
      </w:r>
    </w:p>
    <w:p w14:paraId="3D92B0DC"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Modification et suppression des vidéos </w:t>
      </w:r>
    </w:p>
    <w:p w14:paraId="3F97BB78"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Publication et dépublication </w:t>
      </w:r>
    </w:p>
    <w:p w14:paraId="7E6AE729" w14:textId="186A769A" w:rsid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Archivage des contenus </w:t>
      </w:r>
    </w:p>
    <w:p w14:paraId="673DFF94" w14:textId="77777777" w:rsidR="00823182" w:rsidRPr="000115EB" w:rsidRDefault="00823182" w:rsidP="00823182">
      <w:pPr>
        <w:pStyle w:val="text"/>
        <w:widowControl/>
        <w:autoSpaceDE/>
        <w:autoSpaceDN/>
        <w:ind w:left="2138" w:firstLine="0"/>
        <w:rPr>
          <w:lang w:val="fr-FR"/>
        </w:rPr>
      </w:pPr>
    </w:p>
    <w:p w14:paraId="66330B60" w14:textId="2311A85C" w:rsidR="000115EB" w:rsidRDefault="000115EB" w:rsidP="00114965">
      <w:pPr>
        <w:pStyle w:val="Heading4"/>
        <w:numPr>
          <w:ilvl w:val="1"/>
          <w:numId w:val="26"/>
        </w:numPr>
        <w:rPr>
          <w:rFonts w:asciiTheme="majorBidi" w:hAnsiTheme="majorBidi"/>
          <w:i w:val="0"/>
          <w:iCs w:val="0"/>
          <w:sz w:val="24"/>
          <w:szCs w:val="24"/>
          <w:lang w:val="fr-MA"/>
        </w:rPr>
      </w:pPr>
      <w:bookmarkStart w:id="124" w:name="_Toc232736139"/>
      <w:r w:rsidRPr="000115EB">
        <w:rPr>
          <w:rFonts w:asciiTheme="majorBidi" w:hAnsiTheme="majorBidi"/>
          <w:i w:val="0"/>
          <w:iCs w:val="0"/>
          <w:sz w:val="24"/>
          <w:szCs w:val="24"/>
          <w:lang w:val="fr-MA"/>
        </w:rPr>
        <w:t>Cycle de vie d’une vidéo</w:t>
      </w:r>
      <w:bookmarkEnd w:id="124"/>
    </w:p>
    <w:p w14:paraId="0782F635" w14:textId="77777777" w:rsidR="00201FE5" w:rsidRPr="00201FE5" w:rsidRDefault="00201FE5" w:rsidP="00201FE5">
      <w:pPr>
        <w:pStyle w:val="ListParagraph"/>
        <w:ind w:left="2858"/>
        <w:rPr>
          <w:lang w:val="fr-MA"/>
        </w:rPr>
      </w:pPr>
    </w:p>
    <w:p w14:paraId="78735E42" w14:textId="110003F7" w:rsidR="00201FE5" w:rsidRPr="00201FE5" w:rsidRDefault="00201FE5" w:rsidP="00201FE5">
      <w:pPr>
        <w:pStyle w:val="ListParagraph"/>
        <w:ind w:left="2858"/>
        <w:rPr>
          <w:rFonts w:asciiTheme="majorBidi" w:hAnsiTheme="majorBidi" w:cstheme="majorBidi"/>
          <w:sz w:val="24"/>
          <w:szCs w:val="24"/>
          <w:lang w:val="fr-MA"/>
        </w:rPr>
      </w:pPr>
      <w:r>
        <w:rPr>
          <w:rFonts w:asciiTheme="majorBidi" w:hAnsiTheme="majorBidi" w:cstheme="majorBidi"/>
          <w:noProof/>
          <w:sz w:val="24"/>
          <w:szCs w:val="24"/>
          <w:lang w:val="fr-MA"/>
          <w14:ligatures w14:val="standardContextual"/>
        </w:rPr>
        <w:drawing>
          <wp:inline distT="0" distB="0" distL="0" distR="0" wp14:anchorId="48A4E835" wp14:editId="6AE695D8">
            <wp:extent cx="2019404" cy="3302170"/>
            <wp:effectExtent l="0" t="0" r="0" b="0"/>
            <wp:docPr id="95956527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65274" name="Image 959565274"/>
                    <pic:cNvPicPr/>
                  </pic:nvPicPr>
                  <pic:blipFill>
                    <a:blip r:embed="rId31">
                      <a:extLst>
                        <a:ext uri="{28A0092B-C50C-407E-A947-70E740481C1C}">
                          <a14:useLocalDpi xmlns:a14="http://schemas.microsoft.com/office/drawing/2010/main" val="0"/>
                        </a:ext>
                      </a:extLst>
                    </a:blip>
                    <a:stretch>
                      <a:fillRect/>
                    </a:stretch>
                  </pic:blipFill>
                  <pic:spPr>
                    <a:xfrm>
                      <a:off x="0" y="0"/>
                      <a:ext cx="2019404" cy="3302170"/>
                    </a:xfrm>
                    <a:prstGeom prst="rect">
                      <a:avLst/>
                    </a:prstGeom>
                  </pic:spPr>
                </pic:pic>
              </a:graphicData>
            </a:graphic>
          </wp:inline>
        </w:drawing>
      </w:r>
    </w:p>
    <w:p w14:paraId="2C3A5BFD" w14:textId="77777777" w:rsidR="00201FE5" w:rsidRDefault="00201FE5" w:rsidP="00201FE5">
      <w:pPr>
        <w:pStyle w:val="Caption"/>
        <w:ind w:left="2267" w:firstLine="565"/>
        <w:rPr>
          <w:rFonts w:asciiTheme="majorBidi" w:hAnsiTheme="majorBidi" w:cstheme="majorBidi"/>
          <w:i w:val="0"/>
          <w:iCs w:val="0"/>
        </w:rPr>
      </w:pPr>
      <w:r w:rsidRPr="00394F2E">
        <w:rPr>
          <w:rFonts w:asciiTheme="majorBidi" w:hAnsiTheme="majorBidi" w:cstheme="majorBidi"/>
          <w:i w:val="0"/>
          <w:iCs w:val="0"/>
        </w:rPr>
        <w:t>Figu</w:t>
      </w:r>
      <w:r>
        <w:rPr>
          <w:rFonts w:asciiTheme="majorBidi" w:hAnsiTheme="majorBidi" w:cstheme="majorBidi"/>
          <w:i w:val="0"/>
          <w:iCs w:val="0"/>
        </w:rPr>
        <w:t xml:space="preserve">re 10 : </w:t>
      </w:r>
      <w:r w:rsidRPr="000115EB">
        <w:rPr>
          <w:rFonts w:asciiTheme="majorBidi" w:hAnsiTheme="majorBidi" w:cstheme="majorBidi"/>
          <w:i w:val="0"/>
          <w:iCs w:val="0"/>
        </w:rPr>
        <w:t>Cycle de vie d’une vidéo</w:t>
      </w:r>
    </w:p>
    <w:p w14:paraId="22C5A0F5" w14:textId="6573F2E6" w:rsidR="000115EB" w:rsidRDefault="00201FE5" w:rsidP="00823182">
      <w:pPr>
        <w:pStyle w:val="Heading4"/>
        <w:ind w:left="2858"/>
        <w:rPr>
          <w:rFonts w:asciiTheme="majorBidi" w:hAnsiTheme="majorBidi"/>
          <w:i w:val="0"/>
          <w:iCs w:val="0"/>
          <w:sz w:val="24"/>
          <w:szCs w:val="24"/>
          <w:lang w:val="fr-MA"/>
        </w:rPr>
      </w:pPr>
      <w:r w:rsidRPr="00201FE5">
        <w:rPr>
          <w:rFonts w:asciiTheme="majorBidi" w:eastAsia="Calibri" w:hAnsiTheme="majorBidi"/>
          <w:i w:val="0"/>
          <w:iCs w:val="0"/>
          <w:color w:val="auto"/>
          <w:sz w:val="24"/>
          <w:szCs w:val="24"/>
        </w:rPr>
        <w:lastRenderedPageBreak/>
        <w:br/>
      </w:r>
      <w:bookmarkStart w:id="125" w:name="_Toc232736140"/>
      <w:r w:rsidR="000115EB" w:rsidRPr="000115EB">
        <w:rPr>
          <w:rFonts w:asciiTheme="majorBidi" w:hAnsiTheme="majorBidi"/>
          <w:i w:val="0"/>
          <w:iCs w:val="0"/>
          <w:sz w:val="24"/>
          <w:szCs w:val="24"/>
          <w:lang w:val="fr-MA"/>
        </w:rPr>
        <w:t>2.4 Workflow de publication</w:t>
      </w:r>
      <w:bookmarkEnd w:id="125"/>
    </w:p>
    <w:p w14:paraId="277E9460" w14:textId="4C889A6B" w:rsidR="00823182" w:rsidRDefault="00823182" w:rsidP="00823182">
      <w:pPr>
        <w:jc w:val="center"/>
        <w:rPr>
          <w:rFonts w:asciiTheme="majorBidi" w:hAnsiTheme="majorBidi" w:cstheme="majorBidi"/>
          <w:sz w:val="24"/>
          <w:szCs w:val="24"/>
          <w:lang w:val="fr-MA"/>
        </w:rPr>
      </w:pPr>
      <w:r>
        <w:rPr>
          <w:rFonts w:asciiTheme="majorBidi" w:hAnsiTheme="majorBidi" w:cstheme="majorBidi"/>
          <w:noProof/>
          <w:sz w:val="24"/>
          <w:szCs w:val="24"/>
          <w:lang w:val="fr-MA"/>
          <w14:ligatures w14:val="standardContextual"/>
        </w:rPr>
        <w:drawing>
          <wp:inline distT="0" distB="0" distL="0" distR="0" wp14:anchorId="2F98E858" wp14:editId="7A6F1C65">
            <wp:extent cx="2480310" cy="3089127"/>
            <wp:effectExtent l="0" t="0" r="0" b="0"/>
            <wp:docPr id="117256637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66373" name="Image 117256637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09544" cy="3125537"/>
                    </a:xfrm>
                    <a:prstGeom prst="rect">
                      <a:avLst/>
                    </a:prstGeom>
                  </pic:spPr>
                </pic:pic>
              </a:graphicData>
            </a:graphic>
          </wp:inline>
        </w:drawing>
      </w:r>
    </w:p>
    <w:p w14:paraId="7CDA7C82" w14:textId="230AFCAC" w:rsidR="00823182" w:rsidRDefault="00823182" w:rsidP="00823182">
      <w:pPr>
        <w:pStyle w:val="Caption"/>
        <w:ind w:left="2267" w:firstLine="565"/>
        <w:rPr>
          <w:rFonts w:asciiTheme="majorBidi" w:hAnsiTheme="majorBidi" w:cstheme="majorBidi"/>
          <w:i w:val="0"/>
          <w:iCs w:val="0"/>
        </w:rPr>
      </w:pPr>
      <w:r w:rsidRPr="00394F2E">
        <w:rPr>
          <w:rFonts w:asciiTheme="majorBidi" w:hAnsiTheme="majorBidi" w:cstheme="majorBidi"/>
          <w:i w:val="0"/>
          <w:iCs w:val="0"/>
        </w:rPr>
        <w:t>Figu</w:t>
      </w:r>
      <w:r>
        <w:rPr>
          <w:rFonts w:asciiTheme="majorBidi" w:hAnsiTheme="majorBidi" w:cstheme="majorBidi"/>
          <w:i w:val="0"/>
          <w:iCs w:val="0"/>
        </w:rPr>
        <w:t>re 11 : Workflow</w:t>
      </w:r>
      <w:r w:rsidRPr="00823182">
        <w:rPr>
          <w:rFonts w:asciiTheme="minorHAnsi" w:eastAsiaTheme="minorHAnsi" w:hAnsiTheme="minorHAnsi" w:cstheme="minorBidi"/>
          <w:i w:val="0"/>
          <w:iCs w:val="0"/>
          <w:color w:val="auto"/>
          <w:sz w:val="22"/>
          <w:szCs w:val="22"/>
        </w:rPr>
        <w:t xml:space="preserve"> </w:t>
      </w:r>
      <w:r w:rsidRPr="00823182">
        <w:rPr>
          <w:rFonts w:asciiTheme="majorBidi" w:hAnsiTheme="majorBidi" w:cstheme="majorBidi"/>
          <w:i w:val="0"/>
          <w:iCs w:val="0"/>
        </w:rPr>
        <w:t>de publication d’une vidéo</w:t>
      </w:r>
    </w:p>
    <w:p w14:paraId="27121C75" w14:textId="77777777" w:rsidR="00823182" w:rsidRPr="000115EB" w:rsidRDefault="00823182" w:rsidP="00823182">
      <w:pPr>
        <w:jc w:val="center"/>
        <w:rPr>
          <w:rFonts w:asciiTheme="majorBidi" w:hAnsiTheme="majorBidi" w:cstheme="majorBidi"/>
          <w:sz w:val="24"/>
          <w:szCs w:val="24"/>
        </w:rPr>
      </w:pPr>
    </w:p>
    <w:p w14:paraId="25FD0774" w14:textId="2CB9B1D1" w:rsidR="000115EB" w:rsidRPr="000115EB" w:rsidRDefault="000115EB" w:rsidP="00823182">
      <w:pPr>
        <w:pStyle w:val="Heading4"/>
        <w:ind w:left="2858"/>
        <w:rPr>
          <w:rFonts w:asciiTheme="majorBidi" w:hAnsiTheme="majorBidi"/>
          <w:i w:val="0"/>
          <w:iCs w:val="0"/>
          <w:sz w:val="24"/>
          <w:szCs w:val="24"/>
          <w:lang w:val="fr-MA"/>
        </w:rPr>
      </w:pPr>
      <w:bookmarkStart w:id="126" w:name="_Toc232736141"/>
      <w:r w:rsidRPr="000115EB">
        <w:rPr>
          <w:rFonts w:asciiTheme="majorBidi" w:hAnsiTheme="majorBidi"/>
          <w:i w:val="0"/>
          <w:iCs w:val="0"/>
          <w:sz w:val="24"/>
          <w:szCs w:val="24"/>
          <w:lang w:val="fr-MA"/>
        </w:rPr>
        <w:t>2.5 Module statistique</w:t>
      </w:r>
      <w:del w:id="127" w:author="NOUREDDINE KERZAZI" w:date="2026-06-21T13:42:00Z">
        <w:r w:rsidRPr="000115EB" w:rsidDel="0053613C">
          <w:rPr>
            <w:rFonts w:asciiTheme="majorBidi" w:hAnsiTheme="majorBidi"/>
            <w:i w:val="0"/>
            <w:iCs w:val="0"/>
            <w:sz w:val="24"/>
            <w:szCs w:val="24"/>
            <w:lang w:val="fr-MA"/>
          </w:rPr>
          <w:delText>s</w:delText>
        </w:r>
      </w:del>
      <w:bookmarkEnd w:id="126"/>
    </w:p>
    <w:p w14:paraId="7713BC09"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Nombre de vues par vidéo </w:t>
      </w:r>
    </w:p>
    <w:p w14:paraId="4B21AFBD"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Vidéos les plus consultées </w:t>
      </w:r>
    </w:p>
    <w:p w14:paraId="665FB2E9"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Statistiques par éditeur </w:t>
      </w:r>
    </w:p>
    <w:p w14:paraId="69ADEABD" w14:textId="4A3BB429" w:rsid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Suivi de l’activité globale </w:t>
      </w:r>
    </w:p>
    <w:p w14:paraId="5196E27F" w14:textId="77777777" w:rsidR="00823182" w:rsidRPr="000115EB" w:rsidRDefault="00823182" w:rsidP="00823182">
      <w:pPr>
        <w:pStyle w:val="text"/>
        <w:widowControl/>
        <w:autoSpaceDE/>
        <w:autoSpaceDN/>
        <w:ind w:left="2138" w:firstLine="0"/>
        <w:rPr>
          <w:lang w:val="fr-FR"/>
        </w:rPr>
      </w:pPr>
    </w:p>
    <w:p w14:paraId="50135709" w14:textId="77777777" w:rsidR="000115EB" w:rsidRPr="000115EB" w:rsidRDefault="000115EB" w:rsidP="00823182">
      <w:pPr>
        <w:pStyle w:val="Heading4"/>
        <w:ind w:left="2858"/>
        <w:rPr>
          <w:rFonts w:asciiTheme="majorBidi" w:hAnsiTheme="majorBidi"/>
          <w:i w:val="0"/>
          <w:iCs w:val="0"/>
          <w:sz w:val="24"/>
          <w:szCs w:val="24"/>
          <w:lang w:val="fr-MA"/>
        </w:rPr>
      </w:pPr>
      <w:bookmarkStart w:id="128" w:name="_Toc232736142"/>
      <w:r w:rsidRPr="000115EB">
        <w:rPr>
          <w:rFonts w:asciiTheme="majorBidi" w:hAnsiTheme="majorBidi"/>
          <w:i w:val="0"/>
          <w:iCs w:val="0"/>
          <w:sz w:val="24"/>
          <w:szCs w:val="24"/>
          <w:lang w:val="fr-MA"/>
        </w:rPr>
        <w:t>2.6 Configuration système</w:t>
      </w:r>
      <w:bookmarkEnd w:id="128"/>
    </w:p>
    <w:p w14:paraId="10FEDE99" w14:textId="4D5E6562"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Taille maximale d</w:t>
      </w:r>
      <w:ins w:id="129" w:author="NOUREDDINE KERZAZI" w:date="2026-06-21T13:42:00Z">
        <w:r w:rsidR="0053613C">
          <w:rPr>
            <w:lang w:val="fr-FR"/>
          </w:rPr>
          <w:t>e téléversement</w:t>
        </w:r>
      </w:ins>
      <w:del w:id="130" w:author="NOUREDDINE KERZAZI" w:date="2026-06-21T13:42:00Z">
        <w:r w:rsidRPr="000115EB" w:rsidDel="0053613C">
          <w:rPr>
            <w:lang w:val="fr-FR"/>
          </w:rPr>
          <w:delText>’upload</w:delText>
        </w:r>
      </w:del>
      <w:r w:rsidRPr="000115EB">
        <w:rPr>
          <w:lang w:val="fr-FR"/>
        </w:rPr>
        <w:t xml:space="preserve"> </w:t>
      </w:r>
    </w:p>
    <w:p w14:paraId="1CAE3D65"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Formats vidéo autorisés </w:t>
      </w:r>
    </w:p>
    <w:p w14:paraId="63760CCD" w14:textId="77777777" w:rsid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Paramètres globaux du système </w:t>
      </w:r>
    </w:p>
    <w:p w14:paraId="24855821" w14:textId="77777777" w:rsidR="00595DDC" w:rsidRPr="000115EB" w:rsidRDefault="00595DDC" w:rsidP="00595DDC">
      <w:pPr>
        <w:pStyle w:val="text"/>
        <w:widowControl/>
        <w:autoSpaceDE/>
        <w:autoSpaceDN/>
        <w:ind w:left="2138" w:firstLine="0"/>
        <w:rPr>
          <w:lang w:val="fr-FR"/>
        </w:rPr>
      </w:pPr>
    </w:p>
    <w:p w14:paraId="31835EEF" w14:textId="77777777" w:rsidR="00987B86" w:rsidRPr="00987B86" w:rsidRDefault="00987B86" w:rsidP="00595DDC">
      <w:pPr>
        <w:pStyle w:val="Heading3"/>
        <w:ind w:left="2138" w:hanging="360"/>
        <w:rPr>
          <w:rFonts w:asciiTheme="majorBidi" w:hAnsiTheme="majorBidi"/>
          <w:lang w:val="fr-MA" w:eastAsia="fr-FR"/>
        </w:rPr>
      </w:pPr>
      <w:bookmarkStart w:id="131" w:name="_Toc232736143"/>
      <w:r w:rsidRPr="00987B86">
        <w:rPr>
          <w:rFonts w:asciiTheme="majorBidi" w:hAnsiTheme="majorBidi"/>
          <w:lang w:val="fr-MA" w:eastAsia="fr-FR"/>
        </w:rPr>
        <w:t>3. Architecture globale du système</w:t>
      </w:r>
      <w:bookmarkEnd w:id="131"/>
    </w:p>
    <w:p w14:paraId="17DDD084" w14:textId="77777777" w:rsidR="00987B86" w:rsidRPr="00987B86" w:rsidRDefault="00987B86" w:rsidP="00595DDC">
      <w:pPr>
        <w:pStyle w:val="text"/>
        <w:rPr>
          <w:lang w:val="fr-FR"/>
        </w:rPr>
      </w:pPr>
      <w:r w:rsidRPr="00987B86">
        <w:rPr>
          <w:lang w:val="fr-FR"/>
        </w:rPr>
        <w:t>L’architecture de la plateforme repose sur une approche modulaire composée de :</w:t>
      </w:r>
    </w:p>
    <w:p w14:paraId="33951BB0"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lang w:val="fr-FR"/>
        </w:rPr>
        <w:t xml:space="preserve">Back-office pour la gestion des utilisateurs et des vidéos </w:t>
      </w:r>
    </w:p>
    <w:p w14:paraId="7A541091" w14:textId="77777777" w:rsidR="00987B86" w:rsidRPr="00987B86" w:rsidRDefault="00987B86" w:rsidP="00114965">
      <w:pPr>
        <w:pStyle w:val="text"/>
        <w:widowControl/>
        <w:numPr>
          <w:ilvl w:val="0"/>
          <w:numId w:val="15"/>
        </w:numPr>
        <w:tabs>
          <w:tab w:val="clear" w:pos="720"/>
        </w:tabs>
        <w:autoSpaceDE/>
        <w:autoSpaceDN/>
        <w:ind w:left="2138"/>
        <w:rPr>
          <w:lang w:val="fr-FR"/>
        </w:rPr>
      </w:pPr>
      <w:proofErr w:type="spellStart"/>
      <w:r w:rsidRPr="00987B86">
        <w:rPr>
          <w:lang w:val="fr-FR"/>
        </w:rPr>
        <w:t>Front-office</w:t>
      </w:r>
      <w:proofErr w:type="spellEnd"/>
      <w:r w:rsidRPr="00987B86">
        <w:rPr>
          <w:lang w:val="fr-FR"/>
        </w:rPr>
        <w:t xml:space="preserve"> pour la consultation et la lecture des vidéos </w:t>
      </w:r>
    </w:p>
    <w:p w14:paraId="060C7E85"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lang w:val="fr-FR"/>
        </w:rPr>
        <w:t xml:space="preserve">API centrale pour la communication entre les modules </w:t>
      </w:r>
    </w:p>
    <w:p w14:paraId="285E60E7"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lang w:val="fr-FR"/>
        </w:rPr>
        <w:t xml:space="preserve">Pipeline de traitement vidéo basé sur </w:t>
      </w:r>
      <w:proofErr w:type="spellStart"/>
      <w:r w:rsidRPr="00987B86">
        <w:rPr>
          <w:lang w:val="fr-FR"/>
        </w:rPr>
        <w:t>FFmpeg</w:t>
      </w:r>
      <w:proofErr w:type="spellEnd"/>
      <w:r w:rsidRPr="00987B86">
        <w:rPr>
          <w:lang w:val="fr-FR"/>
        </w:rPr>
        <w:t xml:space="preserve"> </w:t>
      </w:r>
    </w:p>
    <w:p w14:paraId="47B83451"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lang w:val="fr-FR"/>
        </w:rPr>
        <w:t xml:space="preserve">Serveur de streaming pour la diffusion des vidéos </w:t>
      </w:r>
    </w:p>
    <w:p w14:paraId="420007E9" w14:textId="54D27764" w:rsidR="00987B86" w:rsidRPr="00987B86" w:rsidRDefault="00987B86" w:rsidP="00595DDC">
      <w:pPr>
        <w:pStyle w:val="text"/>
        <w:rPr>
          <w:lang w:val="fr-FR"/>
        </w:rPr>
      </w:pPr>
      <w:r w:rsidRPr="00987B86">
        <w:rPr>
          <w:lang w:val="fr-FR"/>
        </w:rPr>
        <w:lastRenderedPageBreak/>
        <w:t>Cette architecture suit le modèle MVC (Model View Controller), garantissant la séparation des responsabilités, la maintenabilité et l’évolutivité du système.</w:t>
      </w:r>
    </w:p>
    <w:p w14:paraId="163C527C" w14:textId="77777777" w:rsidR="00987B86" w:rsidRPr="00987B86" w:rsidRDefault="00987B86" w:rsidP="00823182">
      <w:pPr>
        <w:pStyle w:val="Heading4"/>
        <w:ind w:left="2858"/>
        <w:rPr>
          <w:rFonts w:asciiTheme="majorBidi" w:hAnsiTheme="majorBidi"/>
          <w:i w:val="0"/>
          <w:iCs w:val="0"/>
          <w:sz w:val="24"/>
          <w:szCs w:val="24"/>
          <w:lang w:val="fr-MA"/>
        </w:rPr>
      </w:pPr>
      <w:bookmarkStart w:id="132" w:name="_Toc232736144"/>
      <w:r w:rsidRPr="00987B86">
        <w:rPr>
          <w:rFonts w:asciiTheme="majorBidi" w:hAnsiTheme="majorBidi"/>
          <w:i w:val="0"/>
          <w:iCs w:val="0"/>
          <w:sz w:val="24"/>
          <w:szCs w:val="24"/>
          <w:lang w:val="fr-MA"/>
        </w:rPr>
        <w:t>3.1 Architecture MVC</w:t>
      </w:r>
      <w:bookmarkEnd w:id="132"/>
    </w:p>
    <w:p w14:paraId="23352003"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b/>
          <w:bCs/>
          <w:lang w:val="fr-FR"/>
        </w:rPr>
        <w:t>Model :</w:t>
      </w:r>
      <w:r w:rsidRPr="00987B86">
        <w:rPr>
          <w:lang w:val="fr-FR"/>
        </w:rPr>
        <w:t xml:space="preserve"> gestion des données (</w:t>
      </w:r>
      <w:proofErr w:type="spellStart"/>
      <w:r w:rsidRPr="00987B86">
        <w:rPr>
          <w:lang w:val="fr-FR"/>
        </w:rPr>
        <w:t>Video</w:t>
      </w:r>
      <w:proofErr w:type="spellEnd"/>
      <w:r w:rsidRPr="00987B86">
        <w:rPr>
          <w:lang w:val="fr-FR"/>
        </w:rPr>
        <w:t xml:space="preserve">, User, </w:t>
      </w:r>
      <w:proofErr w:type="spellStart"/>
      <w:r w:rsidRPr="00987B86">
        <w:rPr>
          <w:lang w:val="fr-FR"/>
        </w:rPr>
        <w:t>Category</w:t>
      </w:r>
      <w:proofErr w:type="spellEnd"/>
      <w:r w:rsidRPr="00987B86">
        <w:rPr>
          <w:lang w:val="fr-FR"/>
        </w:rPr>
        <w:t xml:space="preserve">) </w:t>
      </w:r>
    </w:p>
    <w:p w14:paraId="4819D913"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b/>
          <w:bCs/>
          <w:lang w:val="fr-FR"/>
        </w:rPr>
        <w:t>View :</w:t>
      </w:r>
      <w:r w:rsidRPr="00987B86">
        <w:rPr>
          <w:lang w:val="fr-FR"/>
        </w:rPr>
        <w:t xml:space="preserve"> interfaces utilisateur (back-office / front-office) </w:t>
      </w:r>
    </w:p>
    <w:p w14:paraId="5AC9ACB7" w14:textId="6D218CF3" w:rsidR="00987B86" w:rsidRPr="00987B86" w:rsidRDefault="00987B86" w:rsidP="00114965">
      <w:pPr>
        <w:pStyle w:val="text"/>
        <w:widowControl/>
        <w:numPr>
          <w:ilvl w:val="0"/>
          <w:numId w:val="15"/>
        </w:numPr>
        <w:tabs>
          <w:tab w:val="clear" w:pos="720"/>
        </w:tabs>
        <w:autoSpaceDE/>
        <w:autoSpaceDN/>
        <w:ind w:left="2138"/>
        <w:rPr>
          <w:lang w:val="fr-FR"/>
        </w:rPr>
      </w:pPr>
      <w:r w:rsidRPr="00987B86">
        <w:rPr>
          <w:b/>
          <w:bCs/>
          <w:lang w:val="fr-FR"/>
        </w:rPr>
        <w:t>Controller :</w:t>
      </w:r>
      <w:r w:rsidRPr="00987B86">
        <w:rPr>
          <w:lang w:val="fr-FR"/>
        </w:rPr>
        <w:t xml:space="preserve"> gestion de la logique métier et des requêtes </w:t>
      </w:r>
    </w:p>
    <w:p w14:paraId="05F3C685" w14:textId="77777777" w:rsidR="00987B86" w:rsidRPr="00987B86" w:rsidRDefault="00987B86" w:rsidP="00823182">
      <w:pPr>
        <w:pStyle w:val="Heading4"/>
        <w:ind w:left="2858"/>
        <w:rPr>
          <w:rFonts w:asciiTheme="majorBidi" w:hAnsiTheme="majorBidi"/>
          <w:i w:val="0"/>
          <w:iCs w:val="0"/>
          <w:sz w:val="24"/>
          <w:szCs w:val="24"/>
          <w:lang w:val="fr-MA"/>
        </w:rPr>
      </w:pPr>
      <w:bookmarkStart w:id="133" w:name="_Toc232736145"/>
      <w:r w:rsidRPr="00987B86">
        <w:rPr>
          <w:rFonts w:asciiTheme="majorBidi" w:hAnsiTheme="majorBidi"/>
          <w:i w:val="0"/>
          <w:iCs w:val="0"/>
          <w:sz w:val="24"/>
          <w:szCs w:val="24"/>
          <w:lang w:val="fr-MA"/>
        </w:rPr>
        <w:t>3.2 Flux de traitement vidéo</w:t>
      </w:r>
      <w:bookmarkEnd w:id="133"/>
    </w:p>
    <w:p w14:paraId="74138E37" w14:textId="20F8A119" w:rsidR="00987B86" w:rsidRPr="00987B86" w:rsidRDefault="0053613C" w:rsidP="00114965">
      <w:pPr>
        <w:pStyle w:val="text"/>
        <w:widowControl/>
        <w:numPr>
          <w:ilvl w:val="0"/>
          <w:numId w:val="24"/>
        </w:numPr>
        <w:autoSpaceDE/>
        <w:autoSpaceDN/>
        <w:ind w:left="1843" w:hanging="425"/>
        <w:rPr>
          <w:lang w:val="fr-FR"/>
        </w:rPr>
      </w:pPr>
      <w:ins w:id="134" w:author="NOUREDDINE KERZAZI" w:date="2026-06-21T13:41:00Z">
        <w:r>
          <w:rPr>
            <w:lang w:val="fr-FR"/>
          </w:rPr>
          <w:t>Téléversement</w:t>
        </w:r>
      </w:ins>
      <w:del w:id="135" w:author="NOUREDDINE KERZAZI" w:date="2026-06-21T13:41:00Z">
        <w:r w:rsidR="00987B86" w:rsidRPr="00987B86" w:rsidDel="0053613C">
          <w:rPr>
            <w:lang w:val="fr-FR"/>
          </w:rPr>
          <w:delText>Upload</w:delText>
        </w:r>
      </w:del>
      <w:r w:rsidR="00987B86" w:rsidRPr="00987B86">
        <w:rPr>
          <w:lang w:val="fr-FR"/>
        </w:rPr>
        <w:t xml:space="preserve"> de la vidéo par l’éditeur </w:t>
      </w:r>
    </w:p>
    <w:p w14:paraId="2D43D323"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Enregistrement des métadonnées </w:t>
      </w:r>
    </w:p>
    <w:p w14:paraId="1E07A2A2"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Stockage du fichier vidéo </w:t>
      </w:r>
    </w:p>
    <w:p w14:paraId="25F6EE2E"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Transcodage via </w:t>
      </w:r>
      <w:proofErr w:type="spellStart"/>
      <w:r w:rsidRPr="00987B86">
        <w:rPr>
          <w:lang w:val="fr-FR"/>
        </w:rPr>
        <w:t>FFmpeg</w:t>
      </w:r>
      <w:proofErr w:type="spellEnd"/>
      <w:r w:rsidRPr="00987B86">
        <w:rPr>
          <w:lang w:val="fr-FR"/>
        </w:rPr>
        <w:t xml:space="preserve"> </w:t>
      </w:r>
    </w:p>
    <w:p w14:paraId="0D1C1F93"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Génération des segments HLS </w:t>
      </w:r>
    </w:p>
    <w:p w14:paraId="0AF3FB1C"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Diffusion via serveur de streaming </w:t>
      </w:r>
    </w:p>
    <w:p w14:paraId="4CF51732"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Consultation via API </w:t>
      </w:r>
    </w:p>
    <w:p w14:paraId="7187B194"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Lecture par l’utilisateur</w:t>
      </w:r>
    </w:p>
    <w:p w14:paraId="03F1591B" w14:textId="1811B583" w:rsidR="000E24C5" w:rsidRPr="00394F2E" w:rsidRDefault="000E24C5" w:rsidP="002B6E13">
      <w:pPr>
        <w:ind w:left="0"/>
        <w:rPr>
          <w:rFonts w:asciiTheme="majorBidi" w:hAnsiTheme="majorBidi" w:cstheme="majorBidi"/>
        </w:rPr>
      </w:pPr>
    </w:p>
    <w:p w14:paraId="2039EFC4" w14:textId="0EAFC1EC" w:rsidR="00487275" w:rsidRPr="00201FE5" w:rsidRDefault="00201FE5" w:rsidP="00201FE5">
      <w:pPr>
        <w:pStyle w:val="Heading3"/>
        <w:ind w:left="2138" w:hanging="360"/>
        <w:rPr>
          <w:rFonts w:asciiTheme="majorBidi" w:hAnsiTheme="majorBidi"/>
          <w:lang w:val="fr-MA" w:eastAsia="fr-FR"/>
        </w:rPr>
      </w:pPr>
      <w:bookmarkStart w:id="136" w:name="_Toc232736146"/>
      <w:r w:rsidRPr="00201FE5">
        <w:rPr>
          <w:rFonts w:asciiTheme="majorBidi" w:hAnsiTheme="majorBidi"/>
          <w:lang w:val="fr-MA" w:eastAsia="fr-FR"/>
        </w:rPr>
        <w:t>4. Acteurs du système</w:t>
      </w:r>
      <w:bookmarkEnd w:id="136"/>
    </w:p>
    <w:tbl>
      <w:tblPr>
        <w:tblStyle w:val="TableNormal2"/>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53"/>
        <w:gridCol w:w="7452"/>
      </w:tblGrid>
      <w:tr w:rsidR="00B354B8" w14:paraId="3D8A4098" w14:textId="77777777" w:rsidTr="00B354B8">
        <w:trPr>
          <w:trHeight w:val="508"/>
        </w:trPr>
        <w:tc>
          <w:tcPr>
            <w:tcW w:w="2253" w:type="dxa"/>
          </w:tcPr>
          <w:p w14:paraId="09796E3C" w14:textId="23295589" w:rsidR="00B354B8" w:rsidRDefault="00B354B8" w:rsidP="00B354B8">
            <w:pPr>
              <w:pStyle w:val="TableParagraph"/>
              <w:spacing w:line="276" w:lineRule="exact"/>
              <w:jc w:val="center"/>
              <w:rPr>
                <w:b/>
                <w:sz w:val="24"/>
              </w:rPr>
            </w:pPr>
            <w:proofErr w:type="spellStart"/>
            <w:r w:rsidRPr="00B354B8">
              <w:rPr>
                <w:rFonts w:asciiTheme="majorBidi" w:hAnsiTheme="majorBidi" w:cstheme="majorBidi"/>
                <w:b/>
                <w:bCs/>
                <w:color w:val="4472C4" w:themeColor="accent1"/>
                <w:sz w:val="24"/>
                <w:szCs w:val="24"/>
              </w:rPr>
              <w:t>Acteur</w:t>
            </w:r>
            <w:proofErr w:type="spellEnd"/>
          </w:p>
        </w:tc>
        <w:tc>
          <w:tcPr>
            <w:tcW w:w="7452" w:type="dxa"/>
          </w:tcPr>
          <w:p w14:paraId="1286985D" w14:textId="67F7DAA7" w:rsidR="00B354B8" w:rsidRDefault="00B354B8" w:rsidP="00B354B8">
            <w:pPr>
              <w:pStyle w:val="TableParagraph"/>
              <w:spacing w:line="276" w:lineRule="exact"/>
              <w:jc w:val="center"/>
              <w:rPr>
                <w:b/>
                <w:sz w:val="24"/>
              </w:rPr>
            </w:pPr>
            <w:proofErr w:type="spellStart"/>
            <w:r w:rsidRPr="00B354B8">
              <w:rPr>
                <w:rFonts w:asciiTheme="majorBidi" w:hAnsiTheme="majorBidi" w:cstheme="majorBidi"/>
                <w:b/>
                <w:bCs/>
                <w:color w:val="4472C4" w:themeColor="accent1"/>
                <w:sz w:val="24"/>
                <w:szCs w:val="24"/>
              </w:rPr>
              <w:t>Fonctionnalités</w:t>
            </w:r>
            <w:proofErr w:type="spellEnd"/>
            <w:r w:rsidRPr="00B354B8">
              <w:rPr>
                <w:rFonts w:asciiTheme="majorBidi" w:hAnsiTheme="majorBidi" w:cstheme="majorBidi"/>
                <w:b/>
                <w:bCs/>
                <w:color w:val="4472C4" w:themeColor="accent1"/>
                <w:sz w:val="24"/>
                <w:szCs w:val="24"/>
              </w:rPr>
              <w:t xml:space="preserve"> </w:t>
            </w:r>
            <w:proofErr w:type="spellStart"/>
            <w:r w:rsidRPr="00B354B8">
              <w:rPr>
                <w:rFonts w:asciiTheme="majorBidi" w:hAnsiTheme="majorBidi" w:cstheme="majorBidi"/>
                <w:b/>
                <w:bCs/>
                <w:color w:val="4472C4" w:themeColor="accent1"/>
                <w:sz w:val="24"/>
                <w:szCs w:val="24"/>
              </w:rPr>
              <w:t>principales</w:t>
            </w:r>
            <w:proofErr w:type="spellEnd"/>
          </w:p>
        </w:tc>
      </w:tr>
      <w:tr w:rsidR="00B354B8" w14:paraId="0438B65F" w14:textId="77777777" w:rsidTr="00B354B8">
        <w:trPr>
          <w:trHeight w:val="508"/>
        </w:trPr>
        <w:tc>
          <w:tcPr>
            <w:tcW w:w="2253" w:type="dxa"/>
          </w:tcPr>
          <w:p w14:paraId="3C71AF20" w14:textId="6BC4FB4E" w:rsidR="00B354B8" w:rsidRPr="00B354B8" w:rsidRDefault="00B354B8" w:rsidP="00B354B8">
            <w:pPr>
              <w:pStyle w:val="TableParagraph"/>
              <w:spacing w:line="276" w:lineRule="exact"/>
              <w:jc w:val="center"/>
              <w:rPr>
                <w:rFonts w:asciiTheme="majorBidi" w:hAnsiTheme="majorBidi" w:cstheme="majorBidi"/>
                <w:b/>
                <w:bCs/>
                <w:color w:val="4472C4" w:themeColor="accent1"/>
                <w:sz w:val="24"/>
                <w:szCs w:val="24"/>
              </w:rPr>
            </w:pPr>
            <w:proofErr w:type="spellStart"/>
            <w:r w:rsidRPr="00B354B8">
              <w:rPr>
                <w:rFonts w:asciiTheme="majorBidi" w:hAnsiTheme="majorBidi" w:cstheme="majorBidi"/>
                <w:b/>
                <w:bCs/>
                <w:sz w:val="24"/>
                <w:szCs w:val="24"/>
              </w:rPr>
              <w:t>Éditeur</w:t>
            </w:r>
            <w:proofErr w:type="spellEnd"/>
          </w:p>
        </w:tc>
        <w:tc>
          <w:tcPr>
            <w:tcW w:w="7452" w:type="dxa"/>
          </w:tcPr>
          <w:p w14:paraId="70583D68" w14:textId="55A70CC6" w:rsidR="00B354B8" w:rsidRPr="00B354B8" w:rsidRDefault="0053613C" w:rsidP="00E12836">
            <w:pPr>
              <w:pStyle w:val="text"/>
              <w:ind w:left="137" w:firstLine="430"/>
              <w:rPr>
                <w:lang w:val="fr-FR"/>
              </w:rPr>
            </w:pPr>
            <w:ins w:id="137" w:author="NOUREDDINE KERZAZI" w:date="2026-06-21T13:41:00Z">
              <w:r>
                <w:rPr>
                  <w:lang w:val="fr-FR"/>
                </w:rPr>
                <w:t>Téléversement</w:t>
              </w:r>
            </w:ins>
            <w:del w:id="138" w:author="NOUREDDINE KERZAZI" w:date="2026-06-21T13:41:00Z">
              <w:r w:rsidR="00B354B8" w:rsidRPr="00B354B8" w:rsidDel="0053613C">
                <w:rPr>
                  <w:lang w:val="fr-FR"/>
                </w:rPr>
                <w:delText>Upload</w:delText>
              </w:r>
            </w:del>
            <w:r w:rsidR="00B354B8" w:rsidRPr="00B354B8">
              <w:rPr>
                <w:lang w:val="fr-FR"/>
              </w:rPr>
              <w:t xml:space="preserve"> de vidéos, ajout de métadonnées (titre, description, miniature, catégorie), choix du statut (brouillon ou publié), modification/suppression, alertes d’état d</w:t>
            </w:r>
            <w:ins w:id="139" w:author="NOUREDDINE KERZAZI" w:date="2026-06-21T13:42:00Z">
              <w:r>
                <w:rPr>
                  <w:lang w:val="fr-FR"/>
                </w:rPr>
                <w:t>e téléversement</w:t>
              </w:r>
            </w:ins>
            <w:del w:id="140" w:author="NOUREDDINE KERZAZI" w:date="2026-06-21T13:42:00Z">
              <w:r w:rsidR="00B354B8" w:rsidRPr="00B354B8" w:rsidDel="0053613C">
                <w:rPr>
                  <w:lang w:val="fr-FR"/>
                </w:rPr>
                <w:delText>’upload</w:delText>
              </w:r>
            </w:del>
          </w:p>
        </w:tc>
      </w:tr>
      <w:tr w:rsidR="00B354B8" w14:paraId="294B2854" w14:textId="77777777" w:rsidTr="00B354B8">
        <w:trPr>
          <w:trHeight w:val="1302"/>
        </w:trPr>
        <w:tc>
          <w:tcPr>
            <w:tcW w:w="2253" w:type="dxa"/>
          </w:tcPr>
          <w:p w14:paraId="6C6B1473" w14:textId="73C6FE38" w:rsidR="00B354B8" w:rsidRPr="00B354B8" w:rsidRDefault="00B354B8" w:rsidP="00B354B8">
            <w:pPr>
              <w:pStyle w:val="TableParagraph"/>
              <w:spacing w:line="275" w:lineRule="exact"/>
              <w:jc w:val="center"/>
              <w:rPr>
                <w:b/>
                <w:bCs/>
                <w:sz w:val="24"/>
              </w:rPr>
            </w:pPr>
            <w:proofErr w:type="spellStart"/>
            <w:r w:rsidRPr="00B354B8">
              <w:rPr>
                <w:rFonts w:asciiTheme="majorBidi" w:hAnsiTheme="majorBidi" w:cstheme="majorBidi"/>
                <w:b/>
                <w:bCs/>
                <w:sz w:val="24"/>
                <w:szCs w:val="24"/>
              </w:rPr>
              <w:t>Administrateur</w:t>
            </w:r>
            <w:proofErr w:type="spellEnd"/>
          </w:p>
        </w:tc>
        <w:tc>
          <w:tcPr>
            <w:tcW w:w="7452" w:type="dxa"/>
          </w:tcPr>
          <w:p w14:paraId="62FC65AE" w14:textId="500085B8" w:rsidR="00B354B8" w:rsidRPr="00B354B8" w:rsidRDefault="00B354B8" w:rsidP="00E12836">
            <w:pPr>
              <w:pStyle w:val="text"/>
              <w:ind w:left="137" w:firstLine="430"/>
              <w:rPr>
                <w:lang w:val="fr-FR"/>
              </w:rPr>
            </w:pPr>
            <w:r w:rsidRPr="00B354B8">
              <w:rPr>
                <w:lang w:val="fr-FR"/>
              </w:rPr>
              <w:t>Gestion des utilisateurs (ajout, modification, suppression, attribution de rôles), configuration système (taille max, formats autorisés), ajout de contenu et catégories, consultation des statistiques</w:t>
            </w:r>
          </w:p>
        </w:tc>
      </w:tr>
      <w:tr w:rsidR="00B354B8" w14:paraId="4EF7C3E1" w14:textId="77777777" w:rsidTr="00710576">
        <w:trPr>
          <w:trHeight w:val="1302"/>
        </w:trPr>
        <w:tc>
          <w:tcPr>
            <w:tcW w:w="2253" w:type="dxa"/>
          </w:tcPr>
          <w:p w14:paraId="23650A8C" w14:textId="326A8E73" w:rsidR="00B354B8" w:rsidRPr="00B354B8" w:rsidRDefault="00B354B8" w:rsidP="00B354B8">
            <w:pPr>
              <w:pStyle w:val="TableParagraph"/>
              <w:spacing w:line="275" w:lineRule="exact"/>
              <w:jc w:val="center"/>
              <w:rPr>
                <w:rFonts w:asciiTheme="majorBidi" w:hAnsiTheme="majorBidi" w:cstheme="majorBidi"/>
                <w:b/>
                <w:bCs/>
                <w:sz w:val="24"/>
                <w:szCs w:val="24"/>
              </w:rPr>
            </w:pPr>
            <w:proofErr w:type="spellStart"/>
            <w:r w:rsidRPr="00B354B8">
              <w:rPr>
                <w:rFonts w:asciiTheme="majorBidi" w:hAnsiTheme="majorBidi" w:cstheme="majorBidi"/>
                <w:b/>
                <w:bCs/>
                <w:sz w:val="24"/>
                <w:szCs w:val="24"/>
              </w:rPr>
              <w:t>Utilisateur</w:t>
            </w:r>
            <w:proofErr w:type="spellEnd"/>
            <w:r w:rsidRPr="00B354B8">
              <w:rPr>
                <w:rFonts w:asciiTheme="majorBidi" w:hAnsiTheme="majorBidi" w:cstheme="majorBidi"/>
                <w:b/>
                <w:bCs/>
                <w:sz w:val="24"/>
                <w:szCs w:val="24"/>
              </w:rPr>
              <w:t>(</w:t>
            </w:r>
            <w:proofErr w:type="spellStart"/>
            <w:r w:rsidRPr="00B354B8">
              <w:rPr>
                <w:rFonts w:asciiTheme="majorBidi" w:hAnsiTheme="majorBidi" w:cstheme="majorBidi"/>
                <w:b/>
                <w:bCs/>
                <w:sz w:val="24"/>
                <w:szCs w:val="24"/>
              </w:rPr>
              <w:t>visiteur</w:t>
            </w:r>
            <w:proofErr w:type="spellEnd"/>
            <w:r w:rsidRPr="00B354B8">
              <w:rPr>
                <w:rFonts w:asciiTheme="majorBidi" w:hAnsiTheme="majorBidi" w:cstheme="majorBidi"/>
                <w:b/>
                <w:bCs/>
                <w:sz w:val="24"/>
                <w:szCs w:val="24"/>
              </w:rPr>
              <w:t>)</w:t>
            </w:r>
          </w:p>
        </w:tc>
        <w:tc>
          <w:tcPr>
            <w:tcW w:w="7452" w:type="dxa"/>
            <w:vAlign w:val="center"/>
          </w:tcPr>
          <w:p w14:paraId="4200FCD0" w14:textId="77777777" w:rsidR="00E12836" w:rsidRPr="00E12836" w:rsidRDefault="00E12836" w:rsidP="00E12836">
            <w:pPr>
              <w:pStyle w:val="text"/>
              <w:ind w:right="0" w:firstLine="137"/>
              <w:rPr>
                <w:lang w:val="fr-FR"/>
              </w:rPr>
            </w:pPr>
            <w:r w:rsidRPr="00E12836">
              <w:rPr>
                <w:lang w:val="fr-FR"/>
              </w:rPr>
              <w:t>- Consulter le catalogue vidéo</w:t>
            </w:r>
          </w:p>
          <w:p w14:paraId="3AEF845D" w14:textId="77777777" w:rsidR="00E12836" w:rsidRPr="00E12836" w:rsidRDefault="00E12836" w:rsidP="00E12836">
            <w:pPr>
              <w:pStyle w:val="text"/>
              <w:ind w:right="0" w:firstLine="137"/>
              <w:rPr>
                <w:lang w:val="fr-FR"/>
              </w:rPr>
            </w:pPr>
            <w:r w:rsidRPr="00E12836">
              <w:rPr>
                <w:lang w:val="fr-FR"/>
              </w:rPr>
              <w:t>- Voir les détails des vidéos</w:t>
            </w:r>
          </w:p>
          <w:p w14:paraId="11B5C498" w14:textId="77777777" w:rsidR="00E12836" w:rsidRPr="00E12836" w:rsidRDefault="00E12836" w:rsidP="00E12836">
            <w:pPr>
              <w:pStyle w:val="text"/>
              <w:ind w:right="0" w:firstLine="137"/>
              <w:rPr>
                <w:lang w:val="fr-FR"/>
              </w:rPr>
            </w:pPr>
            <w:r w:rsidRPr="00E12836">
              <w:rPr>
                <w:lang w:val="fr-FR"/>
              </w:rPr>
              <w:t>- Lire les vidéos VOD via le lecteur web</w:t>
            </w:r>
          </w:p>
          <w:p w14:paraId="765250EE" w14:textId="0543C8C6" w:rsidR="00B354B8" w:rsidRPr="00B354B8" w:rsidRDefault="00E12836" w:rsidP="00E12836">
            <w:pPr>
              <w:pStyle w:val="text"/>
              <w:ind w:right="0" w:firstLine="137"/>
              <w:rPr>
                <w:lang w:val="fr-FR"/>
              </w:rPr>
            </w:pPr>
            <w:r w:rsidRPr="00E12836">
              <w:rPr>
                <w:lang w:val="fr-FR"/>
              </w:rPr>
              <w:t>- Accéder à la plateforme sans privilèges d’édition</w:t>
            </w:r>
          </w:p>
        </w:tc>
      </w:tr>
    </w:tbl>
    <w:p w14:paraId="03A91546" w14:textId="1E25DC86" w:rsidR="00BD2FAC" w:rsidRPr="00E12836" w:rsidRDefault="00762697" w:rsidP="00E12836">
      <w:pPr>
        <w:pStyle w:val="Caption"/>
        <w:ind w:left="0"/>
        <w:jc w:val="center"/>
        <w:rPr>
          <w:rFonts w:asciiTheme="majorBidi" w:hAnsiTheme="majorBidi" w:cstheme="majorBidi"/>
          <w:i w:val="0"/>
          <w:iCs w:val="0"/>
        </w:rPr>
      </w:pPr>
      <w:bookmarkStart w:id="141" w:name="_Toc201173539"/>
      <w:r w:rsidRPr="00E12836">
        <w:rPr>
          <w:rFonts w:asciiTheme="majorBidi" w:hAnsiTheme="majorBidi" w:cstheme="majorBidi"/>
          <w:i w:val="0"/>
          <w:iCs w:val="0"/>
        </w:rPr>
        <w:t xml:space="preserve">Tableau </w:t>
      </w:r>
      <w:r w:rsidRPr="00E12836">
        <w:rPr>
          <w:rFonts w:asciiTheme="majorBidi" w:hAnsiTheme="majorBidi" w:cstheme="majorBidi"/>
          <w:i w:val="0"/>
          <w:iCs w:val="0"/>
        </w:rPr>
        <w:fldChar w:fldCharType="begin"/>
      </w:r>
      <w:r w:rsidRPr="00E12836">
        <w:rPr>
          <w:rFonts w:asciiTheme="majorBidi" w:hAnsiTheme="majorBidi" w:cstheme="majorBidi"/>
          <w:i w:val="0"/>
          <w:iCs w:val="0"/>
        </w:rPr>
        <w:instrText xml:space="preserve"> SEQ Tableau \* ARABIC </w:instrText>
      </w:r>
      <w:r w:rsidRPr="00E12836">
        <w:rPr>
          <w:rFonts w:asciiTheme="majorBidi" w:hAnsiTheme="majorBidi" w:cstheme="majorBidi"/>
          <w:i w:val="0"/>
          <w:iCs w:val="0"/>
        </w:rPr>
        <w:fldChar w:fldCharType="separate"/>
      </w:r>
      <w:r w:rsidRPr="00E12836">
        <w:rPr>
          <w:rFonts w:asciiTheme="majorBidi" w:hAnsiTheme="majorBidi" w:cstheme="majorBidi"/>
          <w:i w:val="0"/>
          <w:iCs w:val="0"/>
          <w:noProof/>
        </w:rPr>
        <w:t>1</w:t>
      </w:r>
      <w:r w:rsidRPr="00E12836">
        <w:rPr>
          <w:rFonts w:asciiTheme="majorBidi" w:hAnsiTheme="majorBidi" w:cstheme="majorBidi"/>
          <w:i w:val="0"/>
          <w:iCs w:val="0"/>
          <w:noProof/>
        </w:rPr>
        <w:fldChar w:fldCharType="end"/>
      </w:r>
      <w:r w:rsidRPr="00E12836">
        <w:rPr>
          <w:rFonts w:asciiTheme="majorBidi" w:hAnsiTheme="majorBidi" w:cstheme="majorBidi"/>
          <w:i w:val="0"/>
          <w:iCs w:val="0"/>
        </w:rPr>
        <w:t>: Acteurs du système</w:t>
      </w:r>
      <w:bookmarkEnd w:id="141"/>
    </w:p>
    <w:p w14:paraId="6ED916DD" w14:textId="77777777" w:rsidR="00E12836" w:rsidRPr="00E12836" w:rsidRDefault="00E12836" w:rsidP="00E12836"/>
    <w:p w14:paraId="4FA223C7" w14:textId="77777777" w:rsidR="00232104" w:rsidRDefault="00232104" w:rsidP="00E12836">
      <w:pPr>
        <w:pStyle w:val="text"/>
        <w:ind w:left="0" w:firstLine="0"/>
        <w:rPr>
          <w:lang w:val="fr-FR"/>
        </w:rPr>
      </w:pPr>
      <w:bookmarkStart w:id="142" w:name="_Toc201168314"/>
    </w:p>
    <w:p w14:paraId="5B203AB0" w14:textId="77777777" w:rsidR="00201FE5" w:rsidRDefault="00201FE5" w:rsidP="00E12836">
      <w:pPr>
        <w:pStyle w:val="text"/>
        <w:ind w:left="0" w:firstLine="0"/>
        <w:rPr>
          <w:lang w:val="fr-FR"/>
        </w:rPr>
      </w:pPr>
    </w:p>
    <w:p w14:paraId="1618BF4C" w14:textId="6426E157" w:rsidR="00201FE5" w:rsidRPr="00201FE5" w:rsidRDefault="00201FE5" w:rsidP="00201FE5">
      <w:pPr>
        <w:pStyle w:val="Heading3"/>
        <w:ind w:left="2138" w:hanging="360"/>
        <w:rPr>
          <w:rFonts w:asciiTheme="majorBidi" w:hAnsiTheme="majorBidi"/>
          <w:lang w:val="fr-MA" w:eastAsia="fr-FR"/>
        </w:rPr>
      </w:pPr>
      <w:bookmarkStart w:id="143" w:name="_Toc232736147"/>
      <w:r w:rsidRPr="00201FE5">
        <w:rPr>
          <w:rFonts w:asciiTheme="majorBidi" w:hAnsiTheme="majorBidi"/>
          <w:lang w:val="fr-MA" w:eastAsia="fr-FR"/>
        </w:rPr>
        <w:t>5. Modélisation du système</w:t>
      </w:r>
      <w:bookmarkEnd w:id="143"/>
    </w:p>
    <w:p w14:paraId="227FC1A6" w14:textId="52309761" w:rsidR="00FB4F73" w:rsidRPr="00394F2E" w:rsidRDefault="00201FE5" w:rsidP="00201FE5">
      <w:pPr>
        <w:pStyle w:val="Heading4"/>
        <w:ind w:left="2858"/>
        <w:rPr>
          <w:rFonts w:asciiTheme="majorBidi" w:hAnsiTheme="majorBidi"/>
          <w:i w:val="0"/>
          <w:iCs w:val="0"/>
          <w:sz w:val="24"/>
          <w:szCs w:val="24"/>
          <w:lang w:val="fr-MA"/>
        </w:rPr>
      </w:pPr>
      <w:bookmarkStart w:id="144" w:name="_Toc232736148"/>
      <w:r>
        <w:rPr>
          <w:rFonts w:asciiTheme="majorBidi" w:hAnsiTheme="majorBidi"/>
          <w:i w:val="0"/>
          <w:iCs w:val="0"/>
          <w:sz w:val="24"/>
          <w:szCs w:val="24"/>
          <w:lang w:val="fr-MA"/>
        </w:rPr>
        <w:t xml:space="preserve">5.1 </w:t>
      </w:r>
      <w:r w:rsidR="00BD2FAC" w:rsidRPr="00394F2E">
        <w:rPr>
          <w:rFonts w:asciiTheme="majorBidi" w:hAnsiTheme="majorBidi"/>
          <w:i w:val="0"/>
          <w:iCs w:val="0"/>
          <w:sz w:val="24"/>
          <w:szCs w:val="24"/>
          <w:lang w:val="fr-MA"/>
        </w:rPr>
        <w:t>Diagramme de Cas d’utilisation</w:t>
      </w:r>
      <w:bookmarkEnd w:id="142"/>
      <w:bookmarkEnd w:id="144"/>
    </w:p>
    <w:p w14:paraId="480C38C4" w14:textId="6FDA8C1D" w:rsidR="003D54A8" w:rsidRPr="00394F2E" w:rsidRDefault="003D54A8" w:rsidP="003D54A8">
      <w:pPr>
        <w:pStyle w:val="Heading4"/>
        <w:rPr>
          <w:rFonts w:asciiTheme="majorBidi" w:hAnsiTheme="majorBidi"/>
          <w:i w:val="0"/>
          <w:iCs w:val="0"/>
          <w:sz w:val="24"/>
          <w:szCs w:val="24"/>
          <w:lang w:val="fr-MA"/>
        </w:rPr>
      </w:pPr>
      <w:bookmarkStart w:id="145" w:name="_Toc232736149"/>
      <w:r w:rsidRPr="00394F2E">
        <w:rPr>
          <w:rFonts w:asciiTheme="majorBidi" w:hAnsiTheme="majorBidi"/>
          <w:i w:val="0"/>
          <w:iCs w:val="0"/>
          <w:lang w:val="fr-MA"/>
        </w:rPr>
        <w:t>2.</w:t>
      </w:r>
      <w:r w:rsidR="00232104" w:rsidRPr="00394F2E">
        <w:rPr>
          <w:rFonts w:asciiTheme="majorBidi" w:hAnsiTheme="majorBidi"/>
          <w:i w:val="0"/>
          <w:iCs w:val="0"/>
          <w:lang w:val="fr-MA"/>
        </w:rPr>
        <w:t>5</w:t>
      </w:r>
      <w:r w:rsidRPr="00394F2E">
        <w:rPr>
          <w:rFonts w:asciiTheme="majorBidi" w:hAnsiTheme="majorBidi"/>
          <w:i w:val="0"/>
          <w:iCs w:val="0"/>
          <w:lang w:val="fr-MA"/>
        </w:rPr>
        <w:t>.1</w:t>
      </w:r>
      <w:r w:rsidRPr="00394F2E">
        <w:rPr>
          <w:rFonts w:asciiTheme="majorBidi" w:hAnsiTheme="majorBidi"/>
          <w:i w:val="0"/>
          <w:iCs w:val="0"/>
          <w:sz w:val="24"/>
          <w:szCs w:val="24"/>
          <w:lang w:val="fr-MA"/>
        </w:rPr>
        <w:t xml:space="preserve"> Diagramme de Cas d’utilisation Admin :</w:t>
      </w:r>
      <w:bookmarkEnd w:id="145"/>
    </w:p>
    <w:p w14:paraId="66BA176C" w14:textId="77777777" w:rsidR="006C680A" w:rsidRPr="00394F2E" w:rsidRDefault="006C680A" w:rsidP="006C680A">
      <w:pPr>
        <w:rPr>
          <w:rFonts w:asciiTheme="majorBidi" w:hAnsiTheme="majorBidi" w:cstheme="majorBidi"/>
          <w:lang w:val="fr-MA"/>
        </w:rPr>
      </w:pPr>
    </w:p>
    <w:p w14:paraId="2AE133C7" w14:textId="51A41122" w:rsidR="0027760D" w:rsidRPr="00394F2E" w:rsidRDefault="0027760D" w:rsidP="006C680A">
      <w:pPr>
        <w:pStyle w:val="text"/>
        <w:rPr>
          <w:lang w:val="fr-FR"/>
        </w:rPr>
      </w:pPr>
      <w:r w:rsidRPr="00394F2E">
        <w:rPr>
          <w:lang w:val="fr-FR"/>
        </w:rPr>
        <w:t xml:space="preserve">L’administrateur gère les utilisateurs, les catégories, et la configuration du système : il peut ajouter/modifier/supprimer des utilisateurs, attribuer des rôles, définir les formats et tailles </w:t>
      </w:r>
      <w:r w:rsidR="000414AF" w:rsidRPr="00394F2E">
        <w:rPr>
          <w:lang w:val="fr-FR"/>
        </w:rPr>
        <w:t>vidéo autorisé</w:t>
      </w:r>
      <w:ins w:id="146" w:author="NOUREDDINE KERZAZI" w:date="2026-06-21T13:42:00Z">
        <w:r w:rsidR="0053613C">
          <w:rPr>
            <w:lang w:val="fr-FR"/>
          </w:rPr>
          <w:t>s</w:t>
        </w:r>
      </w:ins>
      <w:del w:id="147" w:author="NOUREDDINE KERZAZI" w:date="2026-06-21T13:42:00Z">
        <w:r w:rsidR="000414AF" w:rsidRPr="00394F2E" w:rsidDel="0053613C">
          <w:rPr>
            <w:lang w:val="fr-FR"/>
          </w:rPr>
          <w:delText>e</w:delText>
        </w:r>
      </w:del>
      <w:r w:rsidRPr="00394F2E">
        <w:rPr>
          <w:lang w:val="fr-FR"/>
        </w:rPr>
        <w:t>, et consulter les statistiques de la plateforme.</w:t>
      </w:r>
    </w:p>
    <w:p w14:paraId="3EF87879" w14:textId="77777777" w:rsidR="006C680A" w:rsidRPr="00394F2E" w:rsidRDefault="006C680A" w:rsidP="006C680A">
      <w:pPr>
        <w:pStyle w:val="text"/>
        <w:rPr>
          <w:lang w:val="fr-FR"/>
        </w:rPr>
      </w:pPr>
    </w:p>
    <w:p w14:paraId="50542B41" w14:textId="3F7AB73C" w:rsidR="003D54A8" w:rsidRPr="00394F2E" w:rsidRDefault="0027760D" w:rsidP="003D54A8">
      <w:pPr>
        <w:rPr>
          <w:rFonts w:asciiTheme="majorBidi" w:hAnsiTheme="majorBidi" w:cstheme="majorBidi"/>
          <w:lang w:val="fr-MA"/>
        </w:rPr>
      </w:pPr>
      <w:r w:rsidRPr="00394F2E">
        <w:rPr>
          <w:rFonts w:asciiTheme="majorBidi" w:hAnsiTheme="majorBidi" w:cstheme="majorBidi"/>
          <w:noProof/>
          <w:sz w:val="24"/>
          <w:szCs w:val="24"/>
        </w:rPr>
        <w:drawing>
          <wp:inline distT="0" distB="0" distL="0" distR="0" wp14:anchorId="61D4454C" wp14:editId="27735FE9">
            <wp:extent cx="5760720" cy="2979420"/>
            <wp:effectExtent l="0" t="0" r="0" b="0"/>
            <wp:docPr id="1722056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56949" name=""/>
                    <pic:cNvPicPr/>
                  </pic:nvPicPr>
                  <pic:blipFill>
                    <a:blip r:embed="rId33"/>
                    <a:stretch>
                      <a:fillRect/>
                    </a:stretch>
                  </pic:blipFill>
                  <pic:spPr>
                    <a:xfrm>
                      <a:off x="0" y="0"/>
                      <a:ext cx="5760720" cy="2979420"/>
                    </a:xfrm>
                    <a:prstGeom prst="rect">
                      <a:avLst/>
                    </a:prstGeom>
                  </pic:spPr>
                </pic:pic>
              </a:graphicData>
            </a:graphic>
          </wp:inline>
        </w:drawing>
      </w:r>
    </w:p>
    <w:p w14:paraId="65CE8ED3" w14:textId="5A3DF425" w:rsidR="006C680A" w:rsidRPr="00394F2E" w:rsidRDefault="006C680A" w:rsidP="006C680A">
      <w:pPr>
        <w:pStyle w:val="Caption"/>
        <w:jc w:val="center"/>
        <w:rPr>
          <w:rFonts w:asciiTheme="majorBidi" w:hAnsiTheme="majorBidi" w:cstheme="majorBidi"/>
          <w:i w:val="0"/>
          <w:iCs w:val="0"/>
          <w:lang w:val="fr-MA" w:eastAsia="fr-FR"/>
        </w:rPr>
      </w:pPr>
      <w:r w:rsidRPr="00394F2E">
        <w:rPr>
          <w:rFonts w:asciiTheme="majorBidi" w:hAnsiTheme="majorBidi" w:cstheme="majorBidi"/>
          <w:i w:val="0"/>
          <w:iCs w:val="0"/>
        </w:rPr>
        <w:t xml:space="preserve">Figure </w:t>
      </w:r>
      <w:r w:rsidR="00232104" w:rsidRPr="00394F2E">
        <w:rPr>
          <w:rFonts w:asciiTheme="majorBidi" w:hAnsiTheme="majorBidi" w:cstheme="majorBidi"/>
          <w:i w:val="0"/>
          <w:iCs w:val="0"/>
        </w:rPr>
        <w:t>1</w:t>
      </w:r>
      <w:r w:rsidR="00823182">
        <w:rPr>
          <w:rFonts w:asciiTheme="majorBidi" w:hAnsiTheme="majorBidi" w:cstheme="majorBidi"/>
          <w:i w:val="0"/>
          <w:iCs w:val="0"/>
        </w:rPr>
        <w:t>2</w:t>
      </w:r>
      <w:r w:rsidR="000414AF" w:rsidRPr="00394F2E">
        <w:rPr>
          <w:rFonts w:asciiTheme="majorBidi" w:hAnsiTheme="majorBidi" w:cstheme="majorBidi"/>
          <w:i w:val="0"/>
          <w:iCs w:val="0"/>
        </w:rPr>
        <w:t xml:space="preserve"> </w:t>
      </w:r>
      <w:r w:rsidRPr="00394F2E">
        <w:rPr>
          <w:rFonts w:asciiTheme="majorBidi" w:hAnsiTheme="majorBidi" w:cstheme="majorBidi"/>
          <w:i w:val="0"/>
          <w:iCs w:val="0"/>
        </w:rPr>
        <w:t>:</w:t>
      </w:r>
      <w:r w:rsidR="000414AF" w:rsidRPr="00394F2E">
        <w:rPr>
          <w:rFonts w:asciiTheme="majorBidi" w:hAnsiTheme="majorBidi" w:cstheme="majorBidi"/>
          <w:i w:val="0"/>
          <w:iCs w:val="0"/>
        </w:rPr>
        <w:t xml:space="preserve"> </w:t>
      </w:r>
      <w:r w:rsidRPr="00394F2E">
        <w:rPr>
          <w:rFonts w:asciiTheme="majorBidi" w:hAnsiTheme="majorBidi" w:cstheme="majorBidi"/>
          <w:i w:val="0"/>
          <w:iCs w:val="0"/>
        </w:rPr>
        <w:t>Diagramme de Cas d’utilisation Admin</w:t>
      </w:r>
      <w:r w:rsidRPr="00394F2E">
        <w:rPr>
          <w:rFonts w:asciiTheme="majorBidi" w:hAnsiTheme="majorBidi" w:cstheme="majorBidi"/>
          <w:i w:val="0"/>
          <w:iCs w:val="0"/>
          <w:sz w:val="24"/>
          <w:szCs w:val="24"/>
          <w:lang w:val="fr-MA"/>
        </w:rPr>
        <w:t> </w:t>
      </w:r>
    </w:p>
    <w:p w14:paraId="6397199A" w14:textId="77777777" w:rsidR="003D54A8" w:rsidRPr="00394F2E" w:rsidRDefault="003D54A8" w:rsidP="003D54A8">
      <w:pPr>
        <w:rPr>
          <w:rFonts w:asciiTheme="majorBidi" w:hAnsiTheme="majorBidi" w:cstheme="majorBidi"/>
          <w:lang w:val="fr-MA"/>
        </w:rPr>
      </w:pPr>
    </w:p>
    <w:p w14:paraId="0402223D" w14:textId="01B94F28" w:rsidR="00FB4F73" w:rsidRPr="00394F2E" w:rsidRDefault="00FB4F73" w:rsidP="00FB4F73">
      <w:pPr>
        <w:pStyle w:val="Heading4"/>
        <w:rPr>
          <w:rFonts w:asciiTheme="majorBidi" w:hAnsiTheme="majorBidi"/>
          <w:i w:val="0"/>
          <w:iCs w:val="0"/>
          <w:sz w:val="24"/>
          <w:szCs w:val="24"/>
          <w:lang w:val="fr-MA"/>
        </w:rPr>
      </w:pPr>
      <w:bookmarkStart w:id="148" w:name="_Toc232736150"/>
      <w:r w:rsidRPr="00394F2E">
        <w:rPr>
          <w:rFonts w:asciiTheme="majorBidi" w:hAnsiTheme="majorBidi"/>
          <w:lang w:val="fr-MA"/>
        </w:rPr>
        <w:t>2.</w:t>
      </w:r>
      <w:r w:rsidR="00232104" w:rsidRPr="00394F2E">
        <w:rPr>
          <w:rFonts w:asciiTheme="majorBidi" w:hAnsiTheme="majorBidi"/>
          <w:lang w:val="fr-MA"/>
        </w:rPr>
        <w:t>5</w:t>
      </w:r>
      <w:r w:rsidRPr="00394F2E">
        <w:rPr>
          <w:rFonts w:asciiTheme="majorBidi" w:hAnsiTheme="majorBidi"/>
          <w:lang w:val="fr-MA"/>
        </w:rPr>
        <w:t>.</w:t>
      </w:r>
      <w:r w:rsidR="003D54A8" w:rsidRPr="00394F2E">
        <w:rPr>
          <w:rFonts w:asciiTheme="majorBidi" w:hAnsiTheme="majorBidi"/>
          <w:lang w:val="fr-MA"/>
        </w:rPr>
        <w:t>2</w:t>
      </w:r>
      <w:r w:rsidRPr="00394F2E">
        <w:rPr>
          <w:rFonts w:asciiTheme="majorBidi" w:hAnsiTheme="majorBidi"/>
          <w:i w:val="0"/>
          <w:iCs w:val="0"/>
          <w:sz w:val="24"/>
          <w:szCs w:val="24"/>
          <w:lang w:val="fr-MA"/>
        </w:rPr>
        <w:t xml:space="preserve"> Diagramme de Cas d’utilisation Editeur :</w:t>
      </w:r>
      <w:bookmarkEnd w:id="148"/>
    </w:p>
    <w:p w14:paraId="66F197E2" w14:textId="22847587" w:rsidR="00FB4F73" w:rsidRPr="00394F2E" w:rsidRDefault="00FB4F73" w:rsidP="00FB4F73">
      <w:pPr>
        <w:rPr>
          <w:rFonts w:asciiTheme="majorBidi" w:hAnsiTheme="majorBidi" w:cstheme="majorBidi"/>
          <w:lang w:val="fr-MA"/>
        </w:rPr>
      </w:pPr>
      <w:r w:rsidRPr="00394F2E">
        <w:rPr>
          <w:rFonts w:asciiTheme="majorBidi" w:hAnsiTheme="majorBidi" w:cstheme="majorBidi"/>
          <w:lang w:val="fr-MA"/>
        </w:rPr>
        <w:t xml:space="preserve"> </w:t>
      </w:r>
    </w:p>
    <w:p w14:paraId="51CAD798" w14:textId="063F1151" w:rsidR="00FB4F73" w:rsidRPr="00394F2E" w:rsidRDefault="00FB4F73" w:rsidP="003D54A8">
      <w:pPr>
        <w:pStyle w:val="text"/>
        <w:rPr>
          <w:lang w:val="fr-FR"/>
        </w:rPr>
      </w:pPr>
      <w:r w:rsidRPr="00394F2E">
        <w:rPr>
          <w:lang w:val="fr-FR"/>
        </w:rPr>
        <w:t xml:space="preserve">L’éditeur gère les vidéos sur la plateforme : il peut </w:t>
      </w:r>
      <w:ins w:id="149" w:author="NOUREDDINE KERZAZI" w:date="2026-06-21T13:42:00Z">
        <w:r w:rsidR="0053613C">
          <w:rPr>
            <w:lang w:val="fr-FR"/>
          </w:rPr>
          <w:t>télévers</w:t>
        </w:r>
      </w:ins>
      <w:del w:id="150" w:author="NOUREDDINE KERZAZI" w:date="2026-06-21T13:42:00Z">
        <w:r w:rsidRPr="00394F2E" w:rsidDel="0053613C">
          <w:rPr>
            <w:lang w:val="fr-FR"/>
          </w:rPr>
          <w:delText>upload</w:delText>
        </w:r>
      </w:del>
      <w:r w:rsidRPr="00394F2E">
        <w:rPr>
          <w:lang w:val="fr-FR"/>
        </w:rPr>
        <w:t xml:space="preserve">er, modifier, supprimer et publier des vidéos, ajouter leurs métadonnées (titre, description, catégorie, miniature, statut) et recevoir des notifications sur l’état des </w:t>
      </w:r>
      <w:ins w:id="151" w:author="NOUREDDINE KERZAZI" w:date="2026-06-21T13:41:00Z">
        <w:r w:rsidR="0053613C">
          <w:rPr>
            <w:lang w:val="fr-FR"/>
          </w:rPr>
          <w:t>téléversement</w:t>
        </w:r>
      </w:ins>
      <w:del w:id="152" w:author="NOUREDDINE KERZAZI" w:date="2026-06-21T13:41:00Z">
        <w:r w:rsidRPr="00394F2E" w:rsidDel="0053613C">
          <w:rPr>
            <w:lang w:val="fr-FR"/>
          </w:rPr>
          <w:delText>upload</w:delText>
        </w:r>
      </w:del>
      <w:r w:rsidRPr="00394F2E">
        <w:rPr>
          <w:lang w:val="fr-FR"/>
        </w:rPr>
        <w:t>s.</w:t>
      </w:r>
    </w:p>
    <w:p w14:paraId="6E96EAB0" w14:textId="77777777" w:rsidR="00BD2FAC" w:rsidRPr="00394F2E" w:rsidRDefault="00BD2FAC" w:rsidP="00BD2FAC">
      <w:pPr>
        <w:pStyle w:val="ListParagraph"/>
        <w:ind w:left="2858"/>
        <w:rPr>
          <w:rFonts w:asciiTheme="majorBidi" w:hAnsiTheme="majorBidi" w:cstheme="majorBidi"/>
          <w:lang w:val="fr-MA"/>
        </w:rPr>
      </w:pPr>
    </w:p>
    <w:p w14:paraId="591EE1B7" w14:textId="04328482" w:rsidR="000E24C5" w:rsidRPr="00394F2E" w:rsidRDefault="00BD2FAC" w:rsidP="00BD2FAC">
      <w:pPr>
        <w:rPr>
          <w:rFonts w:asciiTheme="majorBidi" w:hAnsiTheme="majorBidi" w:cstheme="majorBidi"/>
        </w:rPr>
      </w:pPr>
      <w:r w:rsidRPr="00394F2E">
        <w:rPr>
          <w:rFonts w:asciiTheme="majorBidi" w:hAnsiTheme="majorBidi" w:cstheme="majorBidi"/>
          <w:b/>
          <w:noProof/>
          <w:color w:val="1F3863"/>
          <w:spacing w:val="-10"/>
          <w:sz w:val="40"/>
          <w:szCs w:val="40"/>
          <w:u w:val="single" w:color="1F3863"/>
        </w:rPr>
        <w:lastRenderedPageBreak/>
        <w:drawing>
          <wp:inline distT="0" distB="0" distL="0" distR="0" wp14:anchorId="21121362" wp14:editId="4D7E4F82">
            <wp:extent cx="5760720" cy="3150235"/>
            <wp:effectExtent l="0" t="0" r="0" b="0"/>
            <wp:docPr id="843084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84668" name=""/>
                    <pic:cNvPicPr/>
                  </pic:nvPicPr>
                  <pic:blipFill>
                    <a:blip r:embed="rId34"/>
                    <a:stretch>
                      <a:fillRect/>
                    </a:stretch>
                  </pic:blipFill>
                  <pic:spPr>
                    <a:xfrm>
                      <a:off x="0" y="0"/>
                      <a:ext cx="5760720" cy="3150235"/>
                    </a:xfrm>
                    <a:prstGeom prst="rect">
                      <a:avLst/>
                    </a:prstGeom>
                  </pic:spPr>
                </pic:pic>
              </a:graphicData>
            </a:graphic>
          </wp:inline>
        </w:drawing>
      </w:r>
    </w:p>
    <w:p w14:paraId="3C171029" w14:textId="5141CD2B" w:rsidR="000414AF" w:rsidRPr="00394F2E" w:rsidRDefault="000414AF" w:rsidP="000414AF">
      <w:pPr>
        <w:pStyle w:val="Caption"/>
        <w:jc w:val="center"/>
        <w:rPr>
          <w:rFonts w:asciiTheme="majorBidi" w:hAnsiTheme="majorBidi" w:cstheme="majorBidi"/>
          <w:i w:val="0"/>
          <w:iCs w:val="0"/>
          <w:sz w:val="24"/>
          <w:szCs w:val="24"/>
          <w:lang w:val="fr-MA"/>
        </w:rPr>
      </w:pPr>
      <w:r w:rsidRPr="00394F2E">
        <w:rPr>
          <w:rFonts w:asciiTheme="majorBidi" w:hAnsiTheme="majorBidi" w:cstheme="majorBidi"/>
          <w:i w:val="0"/>
          <w:iCs w:val="0"/>
        </w:rPr>
        <w:t xml:space="preserve">Figure </w:t>
      </w:r>
      <w:r w:rsidR="003F3A41" w:rsidRPr="00394F2E">
        <w:rPr>
          <w:rFonts w:asciiTheme="majorBidi" w:hAnsiTheme="majorBidi" w:cstheme="majorBidi"/>
          <w:i w:val="0"/>
          <w:iCs w:val="0"/>
        </w:rPr>
        <w:t>1</w:t>
      </w:r>
      <w:r w:rsidR="00823182">
        <w:rPr>
          <w:rFonts w:asciiTheme="majorBidi" w:hAnsiTheme="majorBidi" w:cstheme="majorBidi"/>
          <w:i w:val="0"/>
          <w:iCs w:val="0"/>
        </w:rPr>
        <w:t>3</w:t>
      </w:r>
      <w:r w:rsidRPr="00394F2E">
        <w:rPr>
          <w:rFonts w:asciiTheme="majorBidi" w:hAnsiTheme="majorBidi" w:cstheme="majorBidi"/>
          <w:i w:val="0"/>
          <w:iCs w:val="0"/>
        </w:rPr>
        <w:t xml:space="preserve"> : Diagramme de Cas d’utilisation Editeur</w:t>
      </w:r>
      <w:r w:rsidRPr="00394F2E">
        <w:rPr>
          <w:rFonts w:asciiTheme="majorBidi" w:hAnsiTheme="majorBidi" w:cstheme="majorBidi"/>
          <w:i w:val="0"/>
          <w:iCs w:val="0"/>
          <w:sz w:val="24"/>
          <w:szCs w:val="24"/>
          <w:lang w:val="fr-MA"/>
        </w:rPr>
        <w:t> </w:t>
      </w:r>
    </w:p>
    <w:p w14:paraId="155289BF" w14:textId="77777777" w:rsidR="00232104" w:rsidRPr="00394F2E" w:rsidRDefault="00232104" w:rsidP="00232104">
      <w:pPr>
        <w:rPr>
          <w:rFonts w:asciiTheme="majorBidi" w:hAnsiTheme="majorBidi" w:cstheme="majorBidi"/>
          <w:lang w:val="fr-MA"/>
        </w:rPr>
      </w:pPr>
    </w:p>
    <w:p w14:paraId="1785D4C0" w14:textId="6D6201C8" w:rsidR="000414AF" w:rsidRPr="00394F2E" w:rsidRDefault="000414AF" w:rsidP="000414AF">
      <w:pPr>
        <w:pStyle w:val="Heading4"/>
        <w:rPr>
          <w:rFonts w:asciiTheme="majorBidi" w:hAnsiTheme="majorBidi"/>
          <w:i w:val="0"/>
          <w:iCs w:val="0"/>
          <w:sz w:val="24"/>
          <w:szCs w:val="24"/>
          <w:lang w:val="fr-MA"/>
        </w:rPr>
      </w:pPr>
      <w:bookmarkStart w:id="153" w:name="_Toc232736151"/>
      <w:r w:rsidRPr="00394F2E">
        <w:rPr>
          <w:rFonts w:asciiTheme="majorBidi" w:hAnsiTheme="majorBidi"/>
          <w:lang w:val="fr-MA"/>
        </w:rPr>
        <w:t>2.</w:t>
      </w:r>
      <w:r w:rsidR="00232104" w:rsidRPr="00394F2E">
        <w:rPr>
          <w:rFonts w:asciiTheme="majorBidi" w:hAnsiTheme="majorBidi"/>
          <w:lang w:val="fr-MA"/>
        </w:rPr>
        <w:t>5</w:t>
      </w:r>
      <w:r w:rsidRPr="00394F2E">
        <w:rPr>
          <w:rFonts w:asciiTheme="majorBidi" w:hAnsiTheme="majorBidi"/>
          <w:lang w:val="fr-MA"/>
        </w:rPr>
        <w:t>.</w:t>
      </w:r>
      <w:r w:rsidR="00232104" w:rsidRPr="00394F2E">
        <w:rPr>
          <w:rFonts w:asciiTheme="majorBidi" w:hAnsiTheme="majorBidi"/>
          <w:lang w:val="fr-MA"/>
        </w:rPr>
        <w:t>3</w:t>
      </w:r>
      <w:r w:rsidRPr="00394F2E">
        <w:rPr>
          <w:rFonts w:asciiTheme="majorBidi" w:hAnsiTheme="majorBidi"/>
          <w:i w:val="0"/>
          <w:iCs w:val="0"/>
          <w:sz w:val="24"/>
          <w:szCs w:val="24"/>
          <w:lang w:val="fr-MA"/>
        </w:rPr>
        <w:t xml:space="preserve"> Diagramme de Cas d’utilisation utilisateur</w:t>
      </w:r>
      <w:r w:rsidR="00AF0A43" w:rsidRPr="00394F2E">
        <w:rPr>
          <w:rFonts w:asciiTheme="majorBidi" w:hAnsiTheme="majorBidi"/>
          <w:i w:val="0"/>
          <w:iCs w:val="0"/>
          <w:sz w:val="24"/>
          <w:szCs w:val="24"/>
          <w:lang w:val="fr-MA"/>
        </w:rPr>
        <w:t>(visiteur)</w:t>
      </w:r>
      <w:r w:rsidRPr="00394F2E">
        <w:rPr>
          <w:rFonts w:asciiTheme="majorBidi" w:hAnsiTheme="majorBidi"/>
          <w:i w:val="0"/>
          <w:iCs w:val="0"/>
          <w:sz w:val="24"/>
          <w:szCs w:val="24"/>
          <w:lang w:val="fr-MA"/>
        </w:rPr>
        <w:t> :</w:t>
      </w:r>
      <w:bookmarkEnd w:id="153"/>
    </w:p>
    <w:p w14:paraId="0E4C0FAA" w14:textId="77777777" w:rsidR="00AF0A43" w:rsidRPr="00394F2E" w:rsidRDefault="00AF0A43" w:rsidP="00AF0A43">
      <w:pPr>
        <w:rPr>
          <w:rFonts w:asciiTheme="majorBidi" w:hAnsiTheme="majorBidi" w:cstheme="majorBidi"/>
          <w:lang w:val="fr-MA"/>
        </w:rPr>
      </w:pPr>
    </w:p>
    <w:p w14:paraId="3389D9B0" w14:textId="74D40DEF" w:rsidR="00AF0A43" w:rsidRPr="00394F2E" w:rsidRDefault="00AF0A43" w:rsidP="00AF0A43">
      <w:pPr>
        <w:pStyle w:val="text"/>
        <w:rPr>
          <w:lang w:val="fr-FR"/>
        </w:rPr>
      </w:pPr>
      <w:r w:rsidRPr="00394F2E">
        <w:rPr>
          <w:lang w:val="fr-FR"/>
        </w:rPr>
        <w:t>Les visiteurs peuvent consulter le catalogue vidéo, voir les détails des vidéos et regarder les vidéos en streaming via le lecteur web, sans droits de modification ou de gestion.</w:t>
      </w:r>
    </w:p>
    <w:p w14:paraId="2068EF8C" w14:textId="77777777" w:rsidR="00AF0A43" w:rsidRPr="00394F2E" w:rsidRDefault="00AF0A43" w:rsidP="00AF0A43">
      <w:pPr>
        <w:pStyle w:val="text"/>
        <w:rPr>
          <w:lang w:val="fr-FR"/>
        </w:rPr>
      </w:pPr>
    </w:p>
    <w:p w14:paraId="0E8DD07C" w14:textId="22061C1B" w:rsidR="000414AF" w:rsidRPr="00394F2E" w:rsidRDefault="00AF0A43" w:rsidP="00BD2FAC">
      <w:pPr>
        <w:rPr>
          <w:rFonts w:asciiTheme="majorBidi" w:hAnsiTheme="majorBidi" w:cstheme="majorBidi"/>
          <w:lang w:val="fr-MA"/>
        </w:rPr>
      </w:pPr>
      <w:r w:rsidRPr="00394F2E">
        <w:rPr>
          <w:rFonts w:asciiTheme="majorBidi" w:hAnsiTheme="majorBidi" w:cstheme="majorBidi"/>
          <w:lang w:val="fr-MA"/>
        </w:rPr>
        <w:t xml:space="preserve">                     </w:t>
      </w:r>
      <w:r w:rsidRPr="00394F2E">
        <w:rPr>
          <w:rFonts w:asciiTheme="majorBidi" w:hAnsiTheme="majorBidi" w:cstheme="majorBidi"/>
          <w:lang w:val="fr-MA"/>
        </w:rPr>
        <w:tab/>
      </w:r>
      <w:r w:rsidRPr="00394F2E">
        <w:rPr>
          <w:rFonts w:asciiTheme="majorBidi" w:hAnsiTheme="majorBidi" w:cstheme="majorBidi"/>
          <w:noProof/>
          <w:lang w:val="fr-MA"/>
        </w:rPr>
        <w:drawing>
          <wp:inline distT="0" distB="0" distL="0" distR="0" wp14:anchorId="73ABB41C" wp14:editId="1D299999">
            <wp:extent cx="3549832" cy="2311519"/>
            <wp:effectExtent l="0" t="0" r="0" b="0"/>
            <wp:docPr id="1216460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60935" name=""/>
                    <pic:cNvPicPr/>
                  </pic:nvPicPr>
                  <pic:blipFill>
                    <a:blip r:embed="rId35"/>
                    <a:stretch>
                      <a:fillRect/>
                    </a:stretch>
                  </pic:blipFill>
                  <pic:spPr>
                    <a:xfrm>
                      <a:off x="0" y="0"/>
                      <a:ext cx="3549832" cy="2311519"/>
                    </a:xfrm>
                    <a:prstGeom prst="rect">
                      <a:avLst/>
                    </a:prstGeom>
                  </pic:spPr>
                </pic:pic>
              </a:graphicData>
            </a:graphic>
          </wp:inline>
        </w:drawing>
      </w:r>
    </w:p>
    <w:p w14:paraId="445D9490" w14:textId="261148D4" w:rsidR="00AD421B" w:rsidRPr="00394F2E" w:rsidRDefault="00AD421B" w:rsidP="00AD421B">
      <w:pPr>
        <w:pStyle w:val="Caption"/>
        <w:ind w:left="2293" w:firstLine="565"/>
        <w:rPr>
          <w:rFonts w:asciiTheme="majorBidi" w:hAnsiTheme="majorBidi" w:cstheme="majorBidi"/>
          <w:i w:val="0"/>
          <w:iCs w:val="0"/>
          <w:lang w:val="fr-MA" w:eastAsia="fr-FR"/>
        </w:rPr>
      </w:pPr>
      <w:r w:rsidRPr="00394F2E">
        <w:rPr>
          <w:rFonts w:asciiTheme="majorBidi" w:hAnsiTheme="majorBidi" w:cstheme="majorBidi"/>
          <w:i w:val="0"/>
          <w:iCs w:val="0"/>
        </w:rPr>
        <w:t xml:space="preserve">Figure </w:t>
      </w:r>
      <w:r w:rsidR="003F3A41" w:rsidRPr="00394F2E">
        <w:rPr>
          <w:rFonts w:asciiTheme="majorBidi" w:hAnsiTheme="majorBidi" w:cstheme="majorBidi"/>
          <w:i w:val="0"/>
          <w:iCs w:val="0"/>
        </w:rPr>
        <w:t>1</w:t>
      </w:r>
      <w:r w:rsidR="00823182">
        <w:rPr>
          <w:rFonts w:asciiTheme="majorBidi" w:hAnsiTheme="majorBidi" w:cstheme="majorBidi"/>
          <w:i w:val="0"/>
          <w:iCs w:val="0"/>
        </w:rPr>
        <w:t>4</w:t>
      </w:r>
      <w:r w:rsidRPr="00394F2E">
        <w:rPr>
          <w:rFonts w:asciiTheme="majorBidi" w:hAnsiTheme="majorBidi" w:cstheme="majorBidi"/>
          <w:i w:val="0"/>
          <w:iCs w:val="0"/>
        </w:rPr>
        <w:t xml:space="preserve"> : Diagramme de Cas d’utilisation Utilisateur(visiteur)</w:t>
      </w:r>
    </w:p>
    <w:p w14:paraId="50D0507E" w14:textId="77777777" w:rsidR="00AD421B" w:rsidRPr="00394F2E" w:rsidRDefault="00AD421B" w:rsidP="00BD2FAC">
      <w:pPr>
        <w:rPr>
          <w:rFonts w:asciiTheme="majorBidi" w:hAnsiTheme="majorBidi" w:cstheme="majorBidi"/>
          <w:lang w:val="fr-MA"/>
        </w:rPr>
      </w:pPr>
    </w:p>
    <w:p w14:paraId="1B95E5FE" w14:textId="77777777" w:rsidR="00AD421B" w:rsidRPr="00394F2E" w:rsidRDefault="00AD421B" w:rsidP="00BD2FAC">
      <w:pPr>
        <w:rPr>
          <w:rFonts w:asciiTheme="majorBidi" w:hAnsiTheme="majorBidi" w:cstheme="majorBidi"/>
          <w:lang w:val="fr-MA"/>
        </w:rPr>
      </w:pPr>
    </w:p>
    <w:p w14:paraId="225CC8C1" w14:textId="77777777" w:rsidR="00AD421B" w:rsidRPr="00394F2E" w:rsidRDefault="00AD421B" w:rsidP="00BD2FAC">
      <w:pPr>
        <w:rPr>
          <w:rFonts w:asciiTheme="majorBidi" w:hAnsiTheme="majorBidi" w:cstheme="majorBidi"/>
          <w:lang w:val="fr-MA"/>
        </w:rPr>
      </w:pPr>
    </w:p>
    <w:p w14:paraId="3AEE788B" w14:textId="29F5D531" w:rsidR="00AD421B" w:rsidRPr="00201FE5" w:rsidRDefault="00201FE5" w:rsidP="00201FE5">
      <w:pPr>
        <w:pStyle w:val="Heading3"/>
        <w:ind w:left="2138" w:hanging="360"/>
        <w:rPr>
          <w:rFonts w:asciiTheme="majorBidi" w:hAnsiTheme="majorBidi"/>
          <w:lang w:val="fr-MA" w:eastAsia="fr-FR"/>
        </w:rPr>
      </w:pPr>
      <w:bookmarkStart w:id="154" w:name="_Toc232736152"/>
      <w:r w:rsidRPr="00201FE5">
        <w:rPr>
          <w:rFonts w:asciiTheme="majorBidi" w:hAnsiTheme="majorBidi"/>
          <w:lang w:val="fr-MA" w:eastAsia="fr-FR"/>
        </w:rPr>
        <w:lastRenderedPageBreak/>
        <w:t>6.</w:t>
      </w:r>
      <w:r>
        <w:rPr>
          <w:rFonts w:asciiTheme="majorBidi" w:hAnsiTheme="majorBidi"/>
          <w:lang w:val="fr-MA" w:eastAsia="fr-FR"/>
        </w:rPr>
        <w:t xml:space="preserve"> </w:t>
      </w:r>
      <w:bookmarkStart w:id="155" w:name="_Toc201168316"/>
      <w:r w:rsidR="00AD421B" w:rsidRPr="00201FE5">
        <w:rPr>
          <w:rFonts w:asciiTheme="majorBidi" w:hAnsiTheme="majorBidi"/>
          <w:lang w:val="fr-MA" w:eastAsia="fr-FR"/>
        </w:rPr>
        <w:t>Diagrammes de séquence</w:t>
      </w:r>
      <w:bookmarkEnd w:id="154"/>
      <w:r w:rsidR="00AD421B" w:rsidRPr="00201FE5">
        <w:rPr>
          <w:rFonts w:asciiTheme="majorBidi" w:hAnsiTheme="majorBidi"/>
          <w:lang w:val="fr-MA" w:eastAsia="fr-FR"/>
        </w:rPr>
        <w:t xml:space="preserve"> </w:t>
      </w:r>
      <w:bookmarkEnd w:id="155"/>
    </w:p>
    <w:p w14:paraId="282514D7" w14:textId="77777777" w:rsidR="00553A50" w:rsidRPr="00394F2E" w:rsidRDefault="00553A50" w:rsidP="00553A50">
      <w:pPr>
        <w:rPr>
          <w:rFonts w:asciiTheme="majorBidi" w:hAnsiTheme="majorBidi" w:cstheme="majorBidi"/>
          <w:lang w:val="fr-MA"/>
        </w:rPr>
      </w:pPr>
    </w:p>
    <w:p w14:paraId="3683E8DF" w14:textId="59CCFB6E" w:rsidR="00866407" w:rsidRPr="00394F2E" w:rsidRDefault="002B6D46" w:rsidP="002B6D46">
      <w:pPr>
        <w:pStyle w:val="text"/>
        <w:rPr>
          <w:lang w:val="fr-FR"/>
        </w:rPr>
      </w:pPr>
      <w:r w:rsidRPr="00394F2E">
        <w:rPr>
          <w:lang w:val="fr-FR"/>
        </w:rPr>
        <w:t>Cette section présente les diagrammes de séquence illustrant les échanges dynamiques entre les différents acteurs et composants de la plateforme de streaming vidéo. Ces diagrammes permettent de représenter les scénarios clés du projet, notamment la gestion des utilisateurs, des rôles, de la configuration système, ainsi que l’ajout et la lecture des vidéos. Leur objectif est de clarifier le déroulement des interactions et de faciliter la compréhension du fonctionnement global de la plateforme.</w:t>
      </w:r>
    </w:p>
    <w:p w14:paraId="638C1791" w14:textId="77777777" w:rsidR="002B6D46" w:rsidRPr="00394F2E" w:rsidRDefault="002B6D46" w:rsidP="002B6D46">
      <w:pPr>
        <w:pStyle w:val="text"/>
        <w:rPr>
          <w:lang w:val="fr-FR"/>
        </w:rPr>
      </w:pPr>
    </w:p>
    <w:p w14:paraId="416ACC85" w14:textId="08B61B69" w:rsidR="009E3BEB" w:rsidRPr="00394F2E" w:rsidRDefault="009E3BEB" w:rsidP="00E86B07">
      <w:pPr>
        <w:ind w:left="1843"/>
        <w:rPr>
          <w:rFonts w:asciiTheme="majorBidi" w:hAnsiTheme="majorBidi" w:cstheme="majorBidi"/>
          <w:b/>
          <w:bCs/>
          <w:sz w:val="24"/>
          <w:szCs w:val="24"/>
          <w:u w:val="single"/>
        </w:rPr>
      </w:pPr>
      <w:r w:rsidRPr="00394F2E">
        <w:rPr>
          <w:rFonts w:asciiTheme="majorBidi" w:hAnsiTheme="majorBidi" w:cstheme="majorBidi"/>
          <w:b/>
          <w:bCs/>
          <w:sz w:val="24"/>
          <w:szCs w:val="24"/>
          <w:u w:val="single"/>
        </w:rPr>
        <w:t>Diagrammes de séquence Admin :</w:t>
      </w:r>
    </w:p>
    <w:p w14:paraId="5BE2DB9C" w14:textId="77777777" w:rsidR="002B6D46" w:rsidRPr="00394F2E" w:rsidRDefault="002B6D46" w:rsidP="00E86B07">
      <w:pPr>
        <w:ind w:left="1843"/>
        <w:rPr>
          <w:rFonts w:asciiTheme="majorBidi" w:hAnsiTheme="majorBidi" w:cstheme="majorBidi"/>
          <w:b/>
          <w:bCs/>
          <w:sz w:val="24"/>
          <w:szCs w:val="24"/>
          <w:u w:val="single"/>
        </w:rPr>
      </w:pPr>
    </w:p>
    <w:p w14:paraId="4C9F6D9F" w14:textId="7A039A1F" w:rsidR="00AD421B" w:rsidRPr="00394F2E" w:rsidRDefault="00AD421B" w:rsidP="00AD421B">
      <w:pPr>
        <w:pStyle w:val="Heading4"/>
        <w:rPr>
          <w:rFonts w:asciiTheme="majorBidi" w:hAnsiTheme="majorBidi"/>
          <w:i w:val="0"/>
          <w:iCs w:val="0"/>
          <w:sz w:val="24"/>
          <w:szCs w:val="24"/>
          <w:lang w:val="fr-MA"/>
        </w:rPr>
      </w:pPr>
      <w:r w:rsidRPr="00394F2E">
        <w:rPr>
          <w:rFonts w:asciiTheme="majorBidi" w:hAnsiTheme="majorBidi"/>
          <w:i w:val="0"/>
          <w:iCs w:val="0"/>
          <w:sz w:val="24"/>
          <w:szCs w:val="24"/>
          <w:lang w:val="fr-MA"/>
        </w:rPr>
        <w:t> </w:t>
      </w:r>
      <w:bookmarkStart w:id="156" w:name="_Toc232736153"/>
      <w:r w:rsidR="009E3BEB" w:rsidRPr="00394F2E">
        <w:rPr>
          <w:rFonts w:asciiTheme="majorBidi" w:hAnsiTheme="majorBidi"/>
          <w:noProof/>
          <w:sz w:val="24"/>
          <w:szCs w:val="24"/>
        </w:rPr>
        <w:drawing>
          <wp:inline distT="0" distB="0" distL="0" distR="0" wp14:anchorId="773C9F8E" wp14:editId="6BC1F402">
            <wp:extent cx="5760720" cy="2975610"/>
            <wp:effectExtent l="0" t="0" r="0" b="0"/>
            <wp:docPr id="247556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56236" name=""/>
                    <pic:cNvPicPr/>
                  </pic:nvPicPr>
                  <pic:blipFill>
                    <a:blip r:embed="rId36"/>
                    <a:stretch>
                      <a:fillRect/>
                    </a:stretch>
                  </pic:blipFill>
                  <pic:spPr>
                    <a:xfrm>
                      <a:off x="0" y="0"/>
                      <a:ext cx="5760720" cy="2975610"/>
                    </a:xfrm>
                    <a:prstGeom prst="rect">
                      <a:avLst/>
                    </a:prstGeom>
                  </pic:spPr>
                </pic:pic>
              </a:graphicData>
            </a:graphic>
          </wp:inline>
        </w:drawing>
      </w:r>
      <w:bookmarkEnd w:id="156"/>
    </w:p>
    <w:p w14:paraId="41F7F902" w14:textId="75B92670" w:rsidR="009E3BEB" w:rsidRPr="00394F2E" w:rsidRDefault="009E3BEB" w:rsidP="00866407">
      <w:pPr>
        <w:pStyle w:val="Caption"/>
        <w:ind w:left="2293" w:firstLine="565"/>
        <w:rPr>
          <w:rFonts w:asciiTheme="majorBidi" w:hAnsiTheme="majorBidi" w:cstheme="majorBidi"/>
          <w:i w:val="0"/>
          <w:iCs w:val="0"/>
        </w:rPr>
      </w:pPr>
      <w:r w:rsidRPr="00394F2E">
        <w:rPr>
          <w:rFonts w:asciiTheme="majorBidi" w:hAnsiTheme="majorBidi" w:cstheme="majorBidi"/>
          <w:i w:val="0"/>
          <w:iCs w:val="0"/>
        </w:rPr>
        <w:t>Figure 1</w:t>
      </w:r>
      <w:r w:rsidR="00823182">
        <w:rPr>
          <w:rFonts w:asciiTheme="majorBidi" w:hAnsiTheme="majorBidi" w:cstheme="majorBidi"/>
          <w:i w:val="0"/>
          <w:iCs w:val="0"/>
        </w:rPr>
        <w:t>5</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Gérer_Utilisateurs</w:t>
      </w:r>
      <w:proofErr w:type="spellEnd"/>
      <w:r w:rsidR="00866407" w:rsidRPr="00394F2E">
        <w:rPr>
          <w:rFonts w:asciiTheme="majorBidi" w:hAnsiTheme="majorBidi" w:cstheme="majorBidi"/>
          <w:i w:val="0"/>
          <w:iCs w:val="0"/>
        </w:rPr>
        <w:t>&gt;</w:t>
      </w:r>
    </w:p>
    <w:p w14:paraId="3C3ECE4B" w14:textId="77777777" w:rsidR="002B6D46" w:rsidRPr="00394F2E" w:rsidRDefault="002B6D46" w:rsidP="002B6D46">
      <w:pPr>
        <w:rPr>
          <w:rFonts w:asciiTheme="majorBidi" w:hAnsiTheme="majorBidi" w:cstheme="majorBidi"/>
        </w:rPr>
      </w:pPr>
    </w:p>
    <w:p w14:paraId="7BCC1727" w14:textId="64FEB9D1" w:rsidR="002B6D46" w:rsidRPr="00394F2E" w:rsidRDefault="002B6D46" w:rsidP="002B6D46">
      <w:pPr>
        <w:pStyle w:val="text"/>
        <w:rPr>
          <w:lang w:val="fr-FR"/>
        </w:rPr>
      </w:pPr>
      <w:r w:rsidRPr="00394F2E">
        <w:rPr>
          <w:lang w:val="fr-FR"/>
        </w:rPr>
        <w:t>Ce diagramme décrit le processus de gestion des utilisateurs par l’administrateur, incluant l’ajout, la modification et la suppression des utilisateurs. Il montre les échanges entre l’administrateur, l’interface, le contrôleur et le modèle, ainsi que le stockage des données.</w:t>
      </w:r>
    </w:p>
    <w:p w14:paraId="6118A874"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lastRenderedPageBreak/>
        <w:drawing>
          <wp:inline distT="0" distB="0" distL="0" distR="0" wp14:anchorId="5F947E79" wp14:editId="5EC4D56D">
            <wp:extent cx="5760720" cy="2950845"/>
            <wp:effectExtent l="0" t="0" r="0" b="1905"/>
            <wp:docPr id="630938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8764" name=""/>
                    <pic:cNvPicPr/>
                  </pic:nvPicPr>
                  <pic:blipFill>
                    <a:blip r:embed="rId37"/>
                    <a:stretch>
                      <a:fillRect/>
                    </a:stretch>
                  </pic:blipFill>
                  <pic:spPr>
                    <a:xfrm>
                      <a:off x="0" y="0"/>
                      <a:ext cx="5760720" cy="2950845"/>
                    </a:xfrm>
                    <a:prstGeom prst="rect">
                      <a:avLst/>
                    </a:prstGeom>
                  </pic:spPr>
                </pic:pic>
              </a:graphicData>
            </a:graphic>
          </wp:inline>
        </w:drawing>
      </w:r>
    </w:p>
    <w:p w14:paraId="0A03451B" w14:textId="57D8E315" w:rsidR="009E3BEB" w:rsidRPr="00394F2E" w:rsidRDefault="009E3BEB" w:rsidP="00866407">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66407" w:rsidRPr="00394F2E">
        <w:rPr>
          <w:rFonts w:asciiTheme="majorBidi" w:hAnsiTheme="majorBidi" w:cstheme="majorBidi"/>
          <w:i w:val="0"/>
          <w:iCs w:val="0"/>
        </w:rPr>
        <w:t>1</w:t>
      </w:r>
      <w:r w:rsidR="00823182">
        <w:rPr>
          <w:rFonts w:asciiTheme="majorBidi" w:hAnsiTheme="majorBidi" w:cstheme="majorBidi"/>
          <w:i w:val="0"/>
          <w:iCs w:val="0"/>
        </w:rPr>
        <w:t>6</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Gérer_rôles</w:t>
      </w:r>
      <w:proofErr w:type="spellEnd"/>
      <w:r w:rsidRPr="00394F2E">
        <w:rPr>
          <w:rFonts w:asciiTheme="majorBidi" w:hAnsiTheme="majorBidi" w:cstheme="majorBidi"/>
          <w:i w:val="0"/>
          <w:iCs w:val="0"/>
        </w:rPr>
        <w:t>&gt;</w:t>
      </w:r>
    </w:p>
    <w:p w14:paraId="3BB7C367" w14:textId="77777777" w:rsidR="002B6D46" w:rsidRPr="00394F2E" w:rsidRDefault="002B6D46" w:rsidP="002B6D46">
      <w:pPr>
        <w:rPr>
          <w:rFonts w:asciiTheme="majorBidi" w:hAnsiTheme="majorBidi" w:cstheme="majorBidi"/>
        </w:rPr>
      </w:pPr>
    </w:p>
    <w:p w14:paraId="5F47C606" w14:textId="1807C338" w:rsidR="002B6D46" w:rsidRPr="00394F2E" w:rsidRDefault="002B6D46" w:rsidP="002B6D46">
      <w:pPr>
        <w:pStyle w:val="text"/>
        <w:rPr>
          <w:lang w:val="fr-FR"/>
        </w:rPr>
      </w:pPr>
      <w:r w:rsidRPr="00394F2E">
        <w:rPr>
          <w:lang w:val="fr-FR"/>
        </w:rPr>
        <w:t>Ce diagramme illustre comment l’administrateur attribue ou modifie les rôles des utilisateurs, avec validation des actions et mise à jour dans la base de données.</w:t>
      </w:r>
    </w:p>
    <w:p w14:paraId="70A6DC47" w14:textId="77777777" w:rsidR="002B6D46" w:rsidRPr="00394F2E" w:rsidRDefault="002B6D46" w:rsidP="002B6D46">
      <w:pPr>
        <w:pStyle w:val="text"/>
        <w:rPr>
          <w:lang w:val="fr-FR"/>
        </w:rPr>
      </w:pPr>
    </w:p>
    <w:p w14:paraId="3A7EE3EB"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403C9EE6" wp14:editId="70A8B166">
            <wp:extent cx="5760720" cy="3009900"/>
            <wp:effectExtent l="0" t="0" r="0" b="0"/>
            <wp:docPr id="1919095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95877" name=""/>
                    <pic:cNvPicPr/>
                  </pic:nvPicPr>
                  <pic:blipFill>
                    <a:blip r:embed="rId38"/>
                    <a:stretch>
                      <a:fillRect/>
                    </a:stretch>
                  </pic:blipFill>
                  <pic:spPr>
                    <a:xfrm>
                      <a:off x="0" y="0"/>
                      <a:ext cx="5760720" cy="3009900"/>
                    </a:xfrm>
                    <a:prstGeom prst="rect">
                      <a:avLst/>
                    </a:prstGeom>
                  </pic:spPr>
                </pic:pic>
              </a:graphicData>
            </a:graphic>
          </wp:inline>
        </w:drawing>
      </w:r>
    </w:p>
    <w:p w14:paraId="30FA704F" w14:textId="49F0D9FE" w:rsidR="009E3BEB" w:rsidRPr="00394F2E" w:rsidRDefault="009E3BEB" w:rsidP="00866407">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66407" w:rsidRPr="00394F2E">
        <w:rPr>
          <w:rFonts w:asciiTheme="majorBidi" w:hAnsiTheme="majorBidi" w:cstheme="majorBidi"/>
          <w:i w:val="0"/>
          <w:iCs w:val="0"/>
        </w:rPr>
        <w:t>1</w:t>
      </w:r>
      <w:r w:rsidR="00823182">
        <w:rPr>
          <w:rFonts w:asciiTheme="majorBidi" w:hAnsiTheme="majorBidi" w:cstheme="majorBidi"/>
          <w:i w:val="0"/>
          <w:iCs w:val="0"/>
        </w:rPr>
        <w:t>7</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Config_Système</w:t>
      </w:r>
      <w:proofErr w:type="spellEnd"/>
      <w:r w:rsidRPr="00394F2E">
        <w:rPr>
          <w:rFonts w:asciiTheme="majorBidi" w:hAnsiTheme="majorBidi" w:cstheme="majorBidi"/>
          <w:i w:val="0"/>
          <w:iCs w:val="0"/>
        </w:rPr>
        <w:t>&gt;</w:t>
      </w:r>
    </w:p>
    <w:p w14:paraId="3AC16793" w14:textId="77777777" w:rsidR="002B6D46" w:rsidRPr="00394F2E" w:rsidRDefault="002B6D46" w:rsidP="002B6D46">
      <w:pPr>
        <w:rPr>
          <w:rFonts w:asciiTheme="majorBidi" w:hAnsiTheme="majorBidi" w:cstheme="majorBidi"/>
        </w:rPr>
      </w:pPr>
    </w:p>
    <w:p w14:paraId="12B35A8C" w14:textId="14E84622" w:rsidR="009E3BEB" w:rsidRPr="00E12836" w:rsidRDefault="002B6D46" w:rsidP="00E12836">
      <w:pPr>
        <w:pStyle w:val="text"/>
        <w:rPr>
          <w:lang w:val="fr-FR"/>
        </w:rPr>
      </w:pPr>
      <w:r w:rsidRPr="00394F2E">
        <w:rPr>
          <w:lang w:val="fr-FR"/>
        </w:rPr>
        <w:t>Ce diagramme montre la séquence pour la configuration du système, notamment la définition des formats et tailles de vidéos autorisés, ainsi que la gestion des paramètres globaux via le back-office.</w:t>
      </w:r>
    </w:p>
    <w:p w14:paraId="05A56A28"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lastRenderedPageBreak/>
        <w:drawing>
          <wp:inline distT="0" distB="0" distL="0" distR="0" wp14:anchorId="12AA79B6" wp14:editId="310C0513">
            <wp:extent cx="5760720" cy="3007995"/>
            <wp:effectExtent l="0" t="0" r="0" b="1905"/>
            <wp:docPr id="78897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7426" name=""/>
                    <pic:cNvPicPr/>
                  </pic:nvPicPr>
                  <pic:blipFill>
                    <a:blip r:embed="rId39"/>
                    <a:stretch>
                      <a:fillRect/>
                    </a:stretch>
                  </pic:blipFill>
                  <pic:spPr>
                    <a:xfrm>
                      <a:off x="0" y="0"/>
                      <a:ext cx="5760720" cy="3007995"/>
                    </a:xfrm>
                    <a:prstGeom prst="rect">
                      <a:avLst/>
                    </a:prstGeom>
                  </pic:spPr>
                </pic:pic>
              </a:graphicData>
            </a:graphic>
          </wp:inline>
        </w:drawing>
      </w:r>
    </w:p>
    <w:p w14:paraId="0E76C915" w14:textId="42275574" w:rsidR="002B6D46" w:rsidRPr="00E12836" w:rsidRDefault="009E3BEB" w:rsidP="00E12836">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66407" w:rsidRPr="00394F2E">
        <w:rPr>
          <w:rFonts w:asciiTheme="majorBidi" w:hAnsiTheme="majorBidi" w:cstheme="majorBidi"/>
          <w:i w:val="0"/>
          <w:iCs w:val="0"/>
        </w:rPr>
        <w:t>1</w:t>
      </w:r>
      <w:r w:rsidR="00823182">
        <w:rPr>
          <w:rFonts w:asciiTheme="majorBidi" w:hAnsiTheme="majorBidi" w:cstheme="majorBidi"/>
          <w:i w:val="0"/>
          <w:iCs w:val="0"/>
        </w:rPr>
        <w:t>8</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Voir_Statistiques</w:t>
      </w:r>
      <w:proofErr w:type="spellEnd"/>
      <w:r w:rsidRPr="00394F2E">
        <w:rPr>
          <w:rFonts w:asciiTheme="majorBidi" w:hAnsiTheme="majorBidi" w:cstheme="majorBidi"/>
          <w:i w:val="0"/>
          <w:iCs w:val="0"/>
        </w:rPr>
        <w:t>&gt;</w:t>
      </w:r>
    </w:p>
    <w:p w14:paraId="68B090D2" w14:textId="440B2A0C" w:rsidR="002B6D46" w:rsidRPr="00394F2E" w:rsidRDefault="002B6D46" w:rsidP="002B6D46">
      <w:pPr>
        <w:pStyle w:val="text"/>
        <w:rPr>
          <w:lang w:val="fr-FR"/>
        </w:rPr>
      </w:pPr>
      <w:r w:rsidRPr="00394F2E">
        <w:rPr>
          <w:lang w:val="fr-FR"/>
        </w:rPr>
        <w:t>Ce diagramme présente la récupération et l’affichage des statistiques sur les vidéos et les utilisateurs, incluant le calcul du nombre de vidéos publiées, vues et le suivi par éditeur.</w:t>
      </w:r>
    </w:p>
    <w:p w14:paraId="0C7DB9EC" w14:textId="77777777" w:rsidR="00866407" w:rsidRPr="00394F2E" w:rsidRDefault="00866407" w:rsidP="009205CF">
      <w:pPr>
        <w:ind w:left="0"/>
        <w:rPr>
          <w:rFonts w:asciiTheme="majorBidi" w:hAnsiTheme="majorBidi" w:cstheme="majorBidi"/>
        </w:rPr>
      </w:pPr>
    </w:p>
    <w:p w14:paraId="0A6019B5" w14:textId="79092F07" w:rsidR="009205CF" w:rsidRPr="00394F2E" w:rsidRDefault="009E3BEB" w:rsidP="009205CF">
      <w:pPr>
        <w:ind w:left="1843"/>
        <w:rPr>
          <w:rFonts w:asciiTheme="majorBidi" w:hAnsiTheme="majorBidi" w:cstheme="majorBidi"/>
          <w:b/>
          <w:bCs/>
          <w:sz w:val="24"/>
          <w:szCs w:val="24"/>
          <w:u w:val="single"/>
        </w:rPr>
      </w:pPr>
      <w:r w:rsidRPr="00394F2E">
        <w:rPr>
          <w:rFonts w:asciiTheme="majorBidi" w:hAnsiTheme="majorBidi" w:cstheme="majorBidi"/>
          <w:b/>
          <w:bCs/>
          <w:sz w:val="24"/>
          <w:szCs w:val="24"/>
          <w:u w:val="single"/>
        </w:rPr>
        <w:t>Diagrammes de séquence Éditeur :</w:t>
      </w:r>
    </w:p>
    <w:p w14:paraId="449A57D8"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352B6818" wp14:editId="5D45316A">
            <wp:extent cx="5760720" cy="3514725"/>
            <wp:effectExtent l="0" t="0" r="0" b="9525"/>
            <wp:docPr id="1366583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3020" name=""/>
                    <pic:cNvPicPr/>
                  </pic:nvPicPr>
                  <pic:blipFill>
                    <a:blip r:embed="rId40"/>
                    <a:stretch>
                      <a:fillRect/>
                    </a:stretch>
                  </pic:blipFill>
                  <pic:spPr>
                    <a:xfrm>
                      <a:off x="0" y="0"/>
                      <a:ext cx="5760720" cy="3514725"/>
                    </a:xfrm>
                    <a:prstGeom prst="rect">
                      <a:avLst/>
                    </a:prstGeom>
                  </pic:spPr>
                </pic:pic>
              </a:graphicData>
            </a:graphic>
          </wp:inline>
        </w:drawing>
      </w:r>
    </w:p>
    <w:p w14:paraId="7028C43F" w14:textId="565948F3" w:rsidR="009E3BEB" w:rsidRPr="00394F2E" w:rsidRDefault="009E3BEB" w:rsidP="00866407">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66407" w:rsidRPr="00394F2E">
        <w:rPr>
          <w:rFonts w:asciiTheme="majorBidi" w:hAnsiTheme="majorBidi" w:cstheme="majorBidi"/>
          <w:i w:val="0"/>
          <w:iCs w:val="0"/>
        </w:rPr>
        <w:t>1</w:t>
      </w:r>
      <w:r w:rsidR="00823182">
        <w:rPr>
          <w:rFonts w:asciiTheme="majorBidi" w:hAnsiTheme="majorBidi" w:cstheme="majorBidi"/>
          <w:i w:val="0"/>
          <w:iCs w:val="0"/>
        </w:rPr>
        <w:t>9</w:t>
      </w:r>
      <w:r w:rsidR="00BE11E7" w:rsidRPr="00394F2E">
        <w:rPr>
          <w:rFonts w:asciiTheme="majorBidi" w:hAnsiTheme="majorBidi" w:cstheme="majorBidi"/>
          <w:i w:val="0"/>
          <w:iCs w:val="0"/>
        </w:rPr>
        <w:t xml:space="preserve"> </w:t>
      </w:r>
      <w:r w:rsidRPr="00394F2E">
        <w:rPr>
          <w:rFonts w:asciiTheme="majorBidi" w:hAnsiTheme="majorBidi" w:cstheme="majorBidi"/>
          <w:i w:val="0"/>
          <w:iCs w:val="0"/>
        </w:rPr>
        <w:t>: Diagramme de séquence &lt;Authentification&gt;</w:t>
      </w:r>
    </w:p>
    <w:p w14:paraId="66FD895D" w14:textId="36E8F3A2" w:rsidR="009E3BEB" w:rsidRPr="00E12836" w:rsidRDefault="009205CF" w:rsidP="00E12836">
      <w:pPr>
        <w:pStyle w:val="text"/>
        <w:rPr>
          <w:lang w:val="fr-FR"/>
        </w:rPr>
      </w:pPr>
      <w:r w:rsidRPr="00394F2E">
        <w:rPr>
          <w:lang w:val="fr-FR"/>
        </w:rPr>
        <w:t>Ce diagramme décrit le processus d’authentification de l’éditeur pour accéder aux fonctionnalités de gestion des vidéos.</w:t>
      </w:r>
    </w:p>
    <w:p w14:paraId="278BA4F4"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lastRenderedPageBreak/>
        <w:drawing>
          <wp:inline distT="0" distB="0" distL="0" distR="0" wp14:anchorId="4285A166" wp14:editId="1B8DA37E">
            <wp:extent cx="5760720" cy="3308985"/>
            <wp:effectExtent l="0" t="0" r="0" b="5715"/>
            <wp:docPr id="15790906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90600" name=""/>
                    <pic:cNvPicPr/>
                  </pic:nvPicPr>
                  <pic:blipFill>
                    <a:blip r:embed="rId41"/>
                    <a:stretch>
                      <a:fillRect/>
                    </a:stretch>
                  </pic:blipFill>
                  <pic:spPr>
                    <a:xfrm>
                      <a:off x="0" y="0"/>
                      <a:ext cx="5760720" cy="3308985"/>
                    </a:xfrm>
                    <a:prstGeom prst="rect">
                      <a:avLst/>
                    </a:prstGeom>
                  </pic:spPr>
                </pic:pic>
              </a:graphicData>
            </a:graphic>
          </wp:inline>
        </w:drawing>
      </w:r>
    </w:p>
    <w:p w14:paraId="51A7C20E" w14:textId="6FA8F0C6" w:rsidR="009205CF" w:rsidRPr="00394F2E" w:rsidRDefault="009E3BEB" w:rsidP="00BE11E7">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23182">
        <w:rPr>
          <w:rFonts w:asciiTheme="majorBidi" w:hAnsiTheme="majorBidi" w:cstheme="majorBidi"/>
          <w:i w:val="0"/>
          <w:iCs w:val="0"/>
        </w:rPr>
        <w:t>20</w:t>
      </w:r>
      <w:r w:rsidRPr="00394F2E">
        <w:rPr>
          <w:rFonts w:asciiTheme="majorBidi" w:hAnsiTheme="majorBidi" w:cstheme="majorBidi"/>
          <w:i w:val="0"/>
          <w:iCs w:val="0"/>
        </w:rPr>
        <w:t xml:space="preserve"> : Diagramme de séquence &lt;</w:t>
      </w:r>
      <w:proofErr w:type="spellStart"/>
      <w:r w:rsidR="00866407" w:rsidRPr="00394F2E">
        <w:rPr>
          <w:rFonts w:asciiTheme="majorBidi" w:hAnsiTheme="majorBidi" w:cstheme="majorBidi"/>
          <w:i w:val="0"/>
          <w:iCs w:val="0"/>
        </w:rPr>
        <w:t>Ajouter</w:t>
      </w:r>
      <w:r w:rsidRPr="00394F2E">
        <w:rPr>
          <w:rFonts w:asciiTheme="majorBidi" w:hAnsiTheme="majorBidi" w:cstheme="majorBidi"/>
          <w:i w:val="0"/>
          <w:iCs w:val="0"/>
        </w:rPr>
        <w:t>_Video</w:t>
      </w:r>
      <w:proofErr w:type="spellEnd"/>
      <w:r w:rsidRPr="00394F2E">
        <w:rPr>
          <w:rFonts w:asciiTheme="majorBidi" w:hAnsiTheme="majorBidi" w:cstheme="majorBidi"/>
          <w:i w:val="0"/>
          <w:iCs w:val="0"/>
        </w:rPr>
        <w:t>&gt;</w:t>
      </w:r>
    </w:p>
    <w:p w14:paraId="24E8CFBB" w14:textId="5160FF82" w:rsidR="009205CF" w:rsidRPr="00394F2E" w:rsidRDefault="009205CF" w:rsidP="009205CF">
      <w:pPr>
        <w:pStyle w:val="text"/>
        <w:rPr>
          <w:lang w:val="fr-FR"/>
        </w:rPr>
      </w:pPr>
      <w:r w:rsidRPr="00394F2E">
        <w:rPr>
          <w:lang w:val="fr-FR"/>
        </w:rPr>
        <w:t>Ce diagramme montre le flux complet d’ajout d’une vidéo, depuis l’</w:t>
      </w:r>
      <w:proofErr w:type="spellStart"/>
      <w:r w:rsidRPr="00394F2E">
        <w:rPr>
          <w:lang w:val="fr-FR"/>
        </w:rPr>
        <w:t>upload</w:t>
      </w:r>
      <w:proofErr w:type="spellEnd"/>
      <w:r w:rsidRPr="00394F2E">
        <w:rPr>
          <w:lang w:val="fr-FR"/>
        </w:rPr>
        <w:t xml:space="preserve"> jusqu’à l’enregistrement des métadonnées et la confirmation à l’éditeur.</w:t>
      </w:r>
    </w:p>
    <w:p w14:paraId="249B5FC5" w14:textId="77777777" w:rsidR="00D4454C" w:rsidRPr="00394F2E" w:rsidRDefault="00D4454C" w:rsidP="009205CF">
      <w:pPr>
        <w:pStyle w:val="text"/>
        <w:rPr>
          <w:lang w:val="fr-FR"/>
        </w:rPr>
      </w:pPr>
    </w:p>
    <w:p w14:paraId="520AEBEA"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23C5DFA8" wp14:editId="7922036C">
            <wp:extent cx="5760720" cy="3267075"/>
            <wp:effectExtent l="0" t="0" r="0" b="9525"/>
            <wp:docPr id="868104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04331" name=""/>
                    <pic:cNvPicPr/>
                  </pic:nvPicPr>
                  <pic:blipFill>
                    <a:blip r:embed="rId42"/>
                    <a:stretch>
                      <a:fillRect/>
                    </a:stretch>
                  </pic:blipFill>
                  <pic:spPr>
                    <a:xfrm>
                      <a:off x="0" y="0"/>
                      <a:ext cx="5760720" cy="3267075"/>
                    </a:xfrm>
                    <a:prstGeom prst="rect">
                      <a:avLst/>
                    </a:prstGeom>
                  </pic:spPr>
                </pic:pic>
              </a:graphicData>
            </a:graphic>
          </wp:inline>
        </w:drawing>
      </w:r>
    </w:p>
    <w:p w14:paraId="5E7A9C99" w14:textId="42A1651A" w:rsidR="009205CF" w:rsidRPr="00394F2E" w:rsidRDefault="009205CF" w:rsidP="009205CF">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23182">
        <w:rPr>
          <w:rFonts w:asciiTheme="majorBidi" w:hAnsiTheme="majorBidi" w:cstheme="majorBidi"/>
          <w:i w:val="0"/>
          <w:iCs w:val="0"/>
        </w:rPr>
        <w:t>2</w:t>
      </w:r>
      <w:r w:rsidRPr="00394F2E">
        <w:rPr>
          <w:rFonts w:asciiTheme="majorBidi" w:hAnsiTheme="majorBidi" w:cstheme="majorBidi"/>
          <w:i w:val="0"/>
          <w:iCs w:val="0"/>
        </w:rPr>
        <w:t>1 : Diagramme de séquence &lt;</w:t>
      </w:r>
      <w:proofErr w:type="spellStart"/>
      <w:r w:rsidRPr="00394F2E">
        <w:rPr>
          <w:rFonts w:asciiTheme="majorBidi" w:hAnsiTheme="majorBidi" w:cstheme="majorBidi"/>
          <w:i w:val="0"/>
          <w:iCs w:val="0"/>
        </w:rPr>
        <w:t>Modifier_Video</w:t>
      </w:r>
      <w:proofErr w:type="spellEnd"/>
      <w:r w:rsidRPr="00394F2E">
        <w:rPr>
          <w:rFonts w:asciiTheme="majorBidi" w:hAnsiTheme="majorBidi" w:cstheme="majorBidi"/>
          <w:i w:val="0"/>
          <w:iCs w:val="0"/>
        </w:rPr>
        <w:t>&gt;</w:t>
      </w:r>
    </w:p>
    <w:p w14:paraId="31B9AA79" w14:textId="3E023BF6" w:rsidR="00D4454C" w:rsidRPr="00394F2E" w:rsidRDefault="00D4454C" w:rsidP="00D4454C">
      <w:pPr>
        <w:pStyle w:val="text"/>
        <w:rPr>
          <w:lang w:val="fr-FR"/>
        </w:rPr>
      </w:pPr>
      <w:r w:rsidRPr="00394F2E">
        <w:rPr>
          <w:lang w:val="fr-FR"/>
        </w:rPr>
        <w:t>Ce diagramme montre le flux complet pour modifier une vidéo existante. L’éditeur sélectionne une vidéo, met à jour ses métadonnées ou le fichier vidéo, le système valide les informations, les enregistre dans le stockage, puis renvoie une confirmation à l’éditeur.</w:t>
      </w:r>
    </w:p>
    <w:p w14:paraId="1503E0C1" w14:textId="77777777" w:rsidR="00D4454C" w:rsidRPr="00394F2E" w:rsidRDefault="00D4454C" w:rsidP="00D4454C">
      <w:pPr>
        <w:pStyle w:val="text"/>
        <w:rPr>
          <w:lang w:val="fr-FR"/>
        </w:rPr>
      </w:pPr>
    </w:p>
    <w:p w14:paraId="08096127"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28EA4CCF" wp14:editId="3F915D5E">
            <wp:extent cx="5760720" cy="3119120"/>
            <wp:effectExtent l="0" t="0" r="0" b="5080"/>
            <wp:docPr id="358858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58635" name=""/>
                    <pic:cNvPicPr/>
                  </pic:nvPicPr>
                  <pic:blipFill>
                    <a:blip r:embed="rId43"/>
                    <a:stretch>
                      <a:fillRect/>
                    </a:stretch>
                  </pic:blipFill>
                  <pic:spPr>
                    <a:xfrm>
                      <a:off x="0" y="0"/>
                      <a:ext cx="5760720" cy="3119120"/>
                    </a:xfrm>
                    <a:prstGeom prst="rect">
                      <a:avLst/>
                    </a:prstGeom>
                  </pic:spPr>
                </pic:pic>
              </a:graphicData>
            </a:graphic>
          </wp:inline>
        </w:drawing>
      </w:r>
    </w:p>
    <w:p w14:paraId="6914C7DC" w14:textId="3DB12AA2" w:rsidR="00D4454C" w:rsidRPr="00394F2E" w:rsidRDefault="009205CF" w:rsidP="00BE11E7">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34D54" w:rsidRPr="00394F2E">
        <w:rPr>
          <w:rFonts w:asciiTheme="majorBidi" w:hAnsiTheme="majorBidi" w:cstheme="majorBidi"/>
          <w:i w:val="0"/>
          <w:iCs w:val="0"/>
        </w:rPr>
        <w:t>2</w:t>
      </w:r>
      <w:r w:rsidR="00823182">
        <w:rPr>
          <w:rFonts w:asciiTheme="majorBidi" w:hAnsiTheme="majorBidi" w:cstheme="majorBidi"/>
          <w:i w:val="0"/>
          <w:iCs w:val="0"/>
        </w:rPr>
        <w:t>2</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Supprimer_Video</w:t>
      </w:r>
      <w:proofErr w:type="spellEnd"/>
      <w:r w:rsidRPr="00394F2E">
        <w:rPr>
          <w:rFonts w:asciiTheme="majorBidi" w:hAnsiTheme="majorBidi" w:cstheme="majorBidi"/>
          <w:i w:val="0"/>
          <w:iCs w:val="0"/>
        </w:rPr>
        <w:t>&gt;</w:t>
      </w:r>
    </w:p>
    <w:p w14:paraId="23301690" w14:textId="50D3D826" w:rsidR="00D4454C" w:rsidRPr="00394F2E" w:rsidRDefault="00D4454C" w:rsidP="00D4454C">
      <w:pPr>
        <w:pStyle w:val="text"/>
        <w:rPr>
          <w:lang w:val="fr-FR"/>
        </w:rPr>
      </w:pPr>
      <w:r w:rsidRPr="00394F2E">
        <w:rPr>
          <w:lang w:val="fr-FR"/>
        </w:rPr>
        <w:t>Ce diagramme illustre la séquence de suppression d’une vidéo par l’éditeur. La vidéo sélectionnée est transmise au contrôleur, validée, supprimée du stockage et du catalogue, puis une confirmation ou un message d’erreur est renvoyé à l’éditeur.</w:t>
      </w:r>
    </w:p>
    <w:p w14:paraId="6AE0D348" w14:textId="77777777" w:rsidR="009E3BEB" w:rsidRPr="00394F2E" w:rsidRDefault="009E3BEB" w:rsidP="009E3BEB">
      <w:pPr>
        <w:rPr>
          <w:rFonts w:asciiTheme="majorBidi" w:hAnsiTheme="majorBidi" w:cstheme="majorBidi"/>
          <w:sz w:val="24"/>
          <w:szCs w:val="24"/>
        </w:rPr>
      </w:pPr>
    </w:p>
    <w:p w14:paraId="4E166140"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46B7B385" wp14:editId="106EBD07">
            <wp:extent cx="5760720" cy="3009265"/>
            <wp:effectExtent l="0" t="0" r="0" b="635"/>
            <wp:docPr id="389715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15710" name=""/>
                    <pic:cNvPicPr/>
                  </pic:nvPicPr>
                  <pic:blipFill>
                    <a:blip r:embed="rId44"/>
                    <a:stretch>
                      <a:fillRect/>
                    </a:stretch>
                  </pic:blipFill>
                  <pic:spPr>
                    <a:xfrm>
                      <a:off x="0" y="0"/>
                      <a:ext cx="5760720" cy="3009265"/>
                    </a:xfrm>
                    <a:prstGeom prst="rect">
                      <a:avLst/>
                    </a:prstGeom>
                  </pic:spPr>
                </pic:pic>
              </a:graphicData>
            </a:graphic>
          </wp:inline>
        </w:drawing>
      </w:r>
    </w:p>
    <w:p w14:paraId="4C100FB8" w14:textId="0E2C3EB5" w:rsidR="009205CF" w:rsidRPr="00394F2E" w:rsidRDefault="009205CF" w:rsidP="009205CF">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34D54" w:rsidRPr="00394F2E">
        <w:rPr>
          <w:rFonts w:asciiTheme="majorBidi" w:hAnsiTheme="majorBidi" w:cstheme="majorBidi"/>
          <w:i w:val="0"/>
          <w:iCs w:val="0"/>
        </w:rPr>
        <w:t>2</w:t>
      </w:r>
      <w:r w:rsidR="00823182">
        <w:rPr>
          <w:rFonts w:asciiTheme="majorBidi" w:hAnsiTheme="majorBidi" w:cstheme="majorBidi"/>
          <w:i w:val="0"/>
          <w:iCs w:val="0"/>
        </w:rPr>
        <w:t>3</w:t>
      </w:r>
      <w:r w:rsidRPr="00394F2E">
        <w:rPr>
          <w:rFonts w:asciiTheme="majorBidi" w:hAnsiTheme="majorBidi" w:cstheme="majorBidi"/>
          <w:i w:val="0"/>
          <w:iCs w:val="0"/>
        </w:rPr>
        <w:t xml:space="preserve"> : Diagramme de séquence &lt;</w:t>
      </w:r>
      <w:r w:rsidR="00D4454C" w:rsidRPr="00394F2E">
        <w:rPr>
          <w:rFonts w:asciiTheme="majorBidi" w:hAnsiTheme="majorBidi" w:cstheme="majorBidi"/>
          <w:i w:val="0"/>
          <w:iCs w:val="0"/>
        </w:rPr>
        <w:t>Notification</w:t>
      </w:r>
      <w:r w:rsidRPr="00394F2E">
        <w:rPr>
          <w:rFonts w:asciiTheme="majorBidi" w:hAnsiTheme="majorBidi" w:cstheme="majorBidi"/>
          <w:i w:val="0"/>
          <w:iCs w:val="0"/>
        </w:rPr>
        <w:t>&gt;</w:t>
      </w:r>
    </w:p>
    <w:p w14:paraId="33F39581" w14:textId="1E403B9B" w:rsidR="00D4454C" w:rsidRPr="00394F2E" w:rsidRDefault="00D4454C" w:rsidP="00D4454C">
      <w:pPr>
        <w:pStyle w:val="text"/>
        <w:rPr>
          <w:lang w:val="fr-FR"/>
        </w:rPr>
      </w:pPr>
      <w:r w:rsidRPr="00394F2E">
        <w:rPr>
          <w:lang w:val="fr-FR"/>
        </w:rPr>
        <w:t xml:space="preserve">Ce diagramme illustre le mécanisme de notification envoyé à l’éditeur pour indiquer l’état d’un </w:t>
      </w:r>
      <w:ins w:id="157" w:author="NOUREDDINE KERZAZI" w:date="2026-06-21T13:41:00Z">
        <w:r w:rsidR="0053613C">
          <w:rPr>
            <w:lang w:val="fr-FR"/>
          </w:rPr>
          <w:t>téléversement</w:t>
        </w:r>
      </w:ins>
      <w:del w:id="158" w:author="NOUREDDINE KERZAZI" w:date="2026-06-21T13:41:00Z">
        <w:r w:rsidRPr="00394F2E" w:rsidDel="0053613C">
          <w:rPr>
            <w:lang w:val="fr-FR"/>
          </w:rPr>
          <w:delText>upload</w:delText>
        </w:r>
      </w:del>
      <w:r w:rsidRPr="00394F2E">
        <w:rPr>
          <w:lang w:val="fr-FR"/>
        </w:rPr>
        <w:t xml:space="preserve"> (succès ou échec).</w:t>
      </w:r>
    </w:p>
    <w:p w14:paraId="136F0093" w14:textId="77777777" w:rsidR="00D4454C" w:rsidRPr="00394F2E" w:rsidRDefault="00D4454C" w:rsidP="00D4454C">
      <w:pPr>
        <w:pStyle w:val="text"/>
        <w:rPr>
          <w:lang w:val="fr-FR"/>
        </w:rPr>
      </w:pPr>
    </w:p>
    <w:p w14:paraId="4AC541A1" w14:textId="3BD92835" w:rsidR="00D4454C" w:rsidRPr="00394F2E" w:rsidRDefault="009E3BEB" w:rsidP="00E12836">
      <w:pPr>
        <w:ind w:left="1843"/>
        <w:rPr>
          <w:rFonts w:asciiTheme="majorBidi" w:hAnsiTheme="majorBidi" w:cstheme="majorBidi"/>
          <w:b/>
          <w:bCs/>
          <w:sz w:val="24"/>
          <w:szCs w:val="24"/>
          <w:u w:val="single"/>
        </w:rPr>
      </w:pPr>
      <w:r w:rsidRPr="00394F2E">
        <w:rPr>
          <w:rFonts w:asciiTheme="majorBidi" w:hAnsiTheme="majorBidi" w:cstheme="majorBidi"/>
          <w:b/>
          <w:bCs/>
          <w:sz w:val="24"/>
          <w:szCs w:val="24"/>
          <w:u w:val="single"/>
        </w:rPr>
        <w:lastRenderedPageBreak/>
        <w:t>Diagrammes de séquence Utilisateurs :</w:t>
      </w:r>
    </w:p>
    <w:p w14:paraId="07521410"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03566281" wp14:editId="240DA1BE">
            <wp:extent cx="5760720" cy="3006725"/>
            <wp:effectExtent l="0" t="0" r="0" b="3175"/>
            <wp:docPr id="159008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8844" name=""/>
                    <pic:cNvPicPr/>
                  </pic:nvPicPr>
                  <pic:blipFill>
                    <a:blip r:embed="rId45"/>
                    <a:stretch>
                      <a:fillRect/>
                    </a:stretch>
                  </pic:blipFill>
                  <pic:spPr>
                    <a:xfrm>
                      <a:off x="0" y="0"/>
                      <a:ext cx="5760720" cy="3006725"/>
                    </a:xfrm>
                    <a:prstGeom prst="rect">
                      <a:avLst/>
                    </a:prstGeom>
                  </pic:spPr>
                </pic:pic>
              </a:graphicData>
            </a:graphic>
          </wp:inline>
        </w:drawing>
      </w:r>
    </w:p>
    <w:p w14:paraId="72D86634" w14:textId="6E481F44" w:rsidR="009E3BEB" w:rsidRPr="00394F2E" w:rsidRDefault="009E3BEB" w:rsidP="00D4454C">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34D54" w:rsidRPr="00394F2E">
        <w:rPr>
          <w:rFonts w:asciiTheme="majorBidi" w:hAnsiTheme="majorBidi" w:cstheme="majorBidi"/>
          <w:i w:val="0"/>
          <w:iCs w:val="0"/>
        </w:rPr>
        <w:t>2</w:t>
      </w:r>
      <w:r w:rsidR="00823182">
        <w:rPr>
          <w:rFonts w:asciiTheme="majorBidi" w:hAnsiTheme="majorBidi" w:cstheme="majorBidi"/>
          <w:i w:val="0"/>
          <w:iCs w:val="0"/>
        </w:rPr>
        <w:t>4</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Voir_Catalogue</w:t>
      </w:r>
      <w:proofErr w:type="spellEnd"/>
      <w:r w:rsidRPr="00394F2E">
        <w:rPr>
          <w:rFonts w:asciiTheme="majorBidi" w:hAnsiTheme="majorBidi" w:cstheme="majorBidi"/>
          <w:i w:val="0"/>
          <w:iCs w:val="0"/>
        </w:rPr>
        <w:t>&gt;</w:t>
      </w:r>
    </w:p>
    <w:p w14:paraId="12951AD4" w14:textId="77777777" w:rsidR="00D4454C" w:rsidRPr="00394F2E" w:rsidRDefault="00D4454C" w:rsidP="00D4454C">
      <w:pPr>
        <w:rPr>
          <w:rFonts w:asciiTheme="majorBidi" w:hAnsiTheme="majorBidi" w:cstheme="majorBidi"/>
        </w:rPr>
      </w:pPr>
    </w:p>
    <w:p w14:paraId="23D6065A" w14:textId="26413CA3" w:rsidR="00D4454C" w:rsidRPr="00394F2E" w:rsidRDefault="00D4454C" w:rsidP="00D4454C">
      <w:pPr>
        <w:pStyle w:val="text"/>
        <w:rPr>
          <w:lang w:val="fr-FR"/>
        </w:rPr>
      </w:pPr>
      <w:r w:rsidRPr="00394F2E">
        <w:rPr>
          <w:lang w:val="fr-FR"/>
        </w:rPr>
        <w:t>Ce diagramme montre le flux de consultation du catalogue vidéo par les visiteurs, avec récupération des informations via l’API du backend.</w:t>
      </w:r>
    </w:p>
    <w:p w14:paraId="72D5C229"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3A02B650" wp14:editId="1518EF0F">
            <wp:extent cx="5760720" cy="2980055"/>
            <wp:effectExtent l="0" t="0" r="0" b="0"/>
            <wp:docPr id="1180826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26122" name=""/>
                    <pic:cNvPicPr/>
                  </pic:nvPicPr>
                  <pic:blipFill>
                    <a:blip r:embed="rId46"/>
                    <a:stretch>
                      <a:fillRect/>
                    </a:stretch>
                  </pic:blipFill>
                  <pic:spPr>
                    <a:xfrm>
                      <a:off x="0" y="0"/>
                      <a:ext cx="5760720" cy="2980055"/>
                    </a:xfrm>
                    <a:prstGeom prst="rect">
                      <a:avLst/>
                    </a:prstGeom>
                  </pic:spPr>
                </pic:pic>
              </a:graphicData>
            </a:graphic>
          </wp:inline>
        </w:drawing>
      </w:r>
    </w:p>
    <w:p w14:paraId="0D86A70B" w14:textId="59FD3FED" w:rsidR="009E3BEB" w:rsidRPr="00394F2E" w:rsidRDefault="009E3BEB" w:rsidP="00D4454C">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D4454C" w:rsidRPr="00394F2E">
        <w:rPr>
          <w:rFonts w:asciiTheme="majorBidi" w:hAnsiTheme="majorBidi" w:cstheme="majorBidi"/>
          <w:i w:val="0"/>
          <w:iCs w:val="0"/>
        </w:rPr>
        <w:t>2</w:t>
      </w:r>
      <w:r w:rsidR="00823182">
        <w:rPr>
          <w:rFonts w:asciiTheme="majorBidi" w:hAnsiTheme="majorBidi" w:cstheme="majorBidi"/>
          <w:i w:val="0"/>
          <w:iCs w:val="0"/>
        </w:rPr>
        <w:t>5</w:t>
      </w:r>
      <w:r w:rsidR="00834D54" w:rsidRPr="00394F2E">
        <w:rPr>
          <w:rFonts w:asciiTheme="majorBidi" w:hAnsiTheme="majorBidi" w:cstheme="majorBidi"/>
          <w:i w:val="0"/>
          <w:iCs w:val="0"/>
        </w:rPr>
        <w:t xml:space="preserve"> </w:t>
      </w:r>
      <w:r w:rsidRPr="00394F2E">
        <w:rPr>
          <w:rFonts w:asciiTheme="majorBidi" w:hAnsiTheme="majorBidi" w:cstheme="majorBidi"/>
          <w:i w:val="0"/>
          <w:iCs w:val="0"/>
        </w:rPr>
        <w:t>: Diagramme de séquence &lt;</w:t>
      </w:r>
      <w:proofErr w:type="spellStart"/>
      <w:r w:rsidRPr="00394F2E">
        <w:rPr>
          <w:rFonts w:asciiTheme="majorBidi" w:hAnsiTheme="majorBidi" w:cstheme="majorBidi"/>
          <w:i w:val="0"/>
          <w:iCs w:val="0"/>
        </w:rPr>
        <w:t>Voir_details_video</w:t>
      </w:r>
      <w:proofErr w:type="spellEnd"/>
      <w:r w:rsidRPr="00394F2E">
        <w:rPr>
          <w:rFonts w:asciiTheme="majorBidi" w:hAnsiTheme="majorBidi" w:cstheme="majorBidi"/>
          <w:i w:val="0"/>
          <w:iCs w:val="0"/>
        </w:rPr>
        <w:t>&gt;</w:t>
      </w:r>
    </w:p>
    <w:p w14:paraId="46A8F4AD" w14:textId="77777777" w:rsidR="00D4454C" w:rsidRPr="00394F2E" w:rsidRDefault="00D4454C" w:rsidP="00D4454C">
      <w:pPr>
        <w:rPr>
          <w:rFonts w:asciiTheme="majorBidi" w:hAnsiTheme="majorBidi" w:cstheme="majorBidi"/>
        </w:rPr>
      </w:pPr>
    </w:p>
    <w:p w14:paraId="5DCBDF23" w14:textId="48BEC18B" w:rsidR="00D4454C" w:rsidRPr="00394F2E" w:rsidRDefault="00D4454C" w:rsidP="00D4454C">
      <w:pPr>
        <w:pStyle w:val="text"/>
        <w:rPr>
          <w:lang w:val="fr-FR"/>
        </w:rPr>
      </w:pPr>
      <w:r w:rsidRPr="00394F2E">
        <w:rPr>
          <w:lang w:val="fr-FR"/>
        </w:rPr>
        <w:t>Ce diagramme illustre la séquence pour consulter les détails d’une vidéo spécifique.</w:t>
      </w:r>
    </w:p>
    <w:p w14:paraId="5B2D396F" w14:textId="77777777" w:rsidR="00D4454C" w:rsidRPr="00394F2E" w:rsidRDefault="00D4454C" w:rsidP="00D4454C">
      <w:pPr>
        <w:pStyle w:val="text"/>
        <w:rPr>
          <w:lang w:val="fr-FR"/>
        </w:rPr>
      </w:pPr>
    </w:p>
    <w:p w14:paraId="01C30620"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lastRenderedPageBreak/>
        <w:drawing>
          <wp:inline distT="0" distB="0" distL="0" distR="0" wp14:anchorId="7897DDAD" wp14:editId="75201DC5">
            <wp:extent cx="5760720" cy="2995295"/>
            <wp:effectExtent l="0" t="0" r="0" b="0"/>
            <wp:docPr id="2133789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9147" name=""/>
                    <pic:cNvPicPr/>
                  </pic:nvPicPr>
                  <pic:blipFill>
                    <a:blip r:embed="rId47"/>
                    <a:stretch>
                      <a:fillRect/>
                    </a:stretch>
                  </pic:blipFill>
                  <pic:spPr>
                    <a:xfrm>
                      <a:off x="0" y="0"/>
                      <a:ext cx="5760720" cy="2995295"/>
                    </a:xfrm>
                    <a:prstGeom prst="rect">
                      <a:avLst/>
                    </a:prstGeom>
                  </pic:spPr>
                </pic:pic>
              </a:graphicData>
            </a:graphic>
          </wp:inline>
        </w:drawing>
      </w:r>
    </w:p>
    <w:p w14:paraId="31CEA4C9" w14:textId="4C8D8A78" w:rsidR="009E3BEB" w:rsidRPr="00394F2E" w:rsidRDefault="009E3BEB" w:rsidP="00D4454C">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D4454C" w:rsidRPr="00394F2E">
        <w:rPr>
          <w:rFonts w:asciiTheme="majorBidi" w:hAnsiTheme="majorBidi" w:cstheme="majorBidi"/>
          <w:i w:val="0"/>
          <w:iCs w:val="0"/>
        </w:rPr>
        <w:t>2</w:t>
      </w:r>
      <w:r w:rsidR="00823182">
        <w:rPr>
          <w:rFonts w:asciiTheme="majorBidi" w:hAnsiTheme="majorBidi" w:cstheme="majorBidi"/>
          <w:i w:val="0"/>
          <w:iCs w:val="0"/>
        </w:rPr>
        <w:t>6</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Lire_video</w:t>
      </w:r>
      <w:proofErr w:type="spellEnd"/>
      <w:r w:rsidRPr="00394F2E">
        <w:rPr>
          <w:rFonts w:asciiTheme="majorBidi" w:hAnsiTheme="majorBidi" w:cstheme="majorBidi"/>
          <w:i w:val="0"/>
          <w:iCs w:val="0"/>
        </w:rPr>
        <w:t>&gt;</w:t>
      </w:r>
    </w:p>
    <w:p w14:paraId="30B69BCA" w14:textId="00C9B9AB" w:rsidR="00D4454C" w:rsidRPr="00394F2E" w:rsidRDefault="00D4454C" w:rsidP="00D4454C">
      <w:pPr>
        <w:pStyle w:val="text"/>
        <w:rPr>
          <w:lang w:val="fr-FR"/>
        </w:rPr>
      </w:pPr>
      <w:r w:rsidRPr="00394F2E">
        <w:rPr>
          <w:lang w:val="fr-FR"/>
        </w:rPr>
        <w:t>Ce diagramme représente la lecture d’une vidéo VOD par un visiteur, depuis la récupération du flux jusqu’à l’affichage dans le lecteur web.</w:t>
      </w:r>
    </w:p>
    <w:p w14:paraId="27C16978" w14:textId="77777777" w:rsidR="009E3BEB" w:rsidRPr="00394F2E" w:rsidRDefault="009E3BEB" w:rsidP="009E3BEB">
      <w:pPr>
        <w:rPr>
          <w:rFonts w:asciiTheme="majorBidi" w:hAnsiTheme="majorBidi" w:cstheme="majorBidi"/>
        </w:rPr>
      </w:pPr>
    </w:p>
    <w:p w14:paraId="56374124" w14:textId="77777777" w:rsidR="00D4454C" w:rsidRPr="00394F2E" w:rsidRDefault="00D4454C" w:rsidP="009E3BEB">
      <w:pPr>
        <w:rPr>
          <w:rFonts w:asciiTheme="majorBidi" w:hAnsiTheme="majorBidi" w:cstheme="majorBidi"/>
        </w:rPr>
      </w:pPr>
    </w:p>
    <w:p w14:paraId="273DBFFF" w14:textId="77777777" w:rsidR="00AD421B" w:rsidRPr="00394F2E" w:rsidRDefault="00AD421B" w:rsidP="00BD2FAC">
      <w:pPr>
        <w:rPr>
          <w:rFonts w:asciiTheme="majorBidi" w:hAnsiTheme="majorBidi" w:cstheme="majorBidi"/>
          <w:lang w:val="fr-MA"/>
        </w:rPr>
      </w:pPr>
    </w:p>
    <w:p w14:paraId="17F71397" w14:textId="77777777" w:rsidR="00FE1848" w:rsidRPr="00394F2E" w:rsidRDefault="00FE1848" w:rsidP="00BD2FAC">
      <w:pPr>
        <w:rPr>
          <w:rFonts w:asciiTheme="majorBidi" w:hAnsiTheme="majorBidi" w:cstheme="majorBidi"/>
          <w:lang w:val="fr-MA"/>
        </w:rPr>
      </w:pPr>
    </w:p>
    <w:p w14:paraId="34AB3B5C" w14:textId="77777777" w:rsidR="00FE1848" w:rsidRPr="00394F2E" w:rsidRDefault="00FE1848" w:rsidP="00BD2FAC">
      <w:pPr>
        <w:rPr>
          <w:rFonts w:asciiTheme="majorBidi" w:hAnsiTheme="majorBidi" w:cstheme="majorBidi"/>
          <w:lang w:val="fr-MA"/>
        </w:rPr>
      </w:pPr>
    </w:p>
    <w:p w14:paraId="43DBE80C" w14:textId="77777777" w:rsidR="00FE1848" w:rsidRPr="00394F2E" w:rsidRDefault="00FE1848" w:rsidP="00BD2FAC">
      <w:pPr>
        <w:rPr>
          <w:rFonts w:asciiTheme="majorBidi" w:hAnsiTheme="majorBidi" w:cstheme="majorBidi"/>
          <w:lang w:val="fr-MA"/>
        </w:rPr>
      </w:pPr>
    </w:p>
    <w:p w14:paraId="067CF3FA" w14:textId="77777777" w:rsidR="00FE1848" w:rsidRPr="00394F2E" w:rsidRDefault="00FE1848" w:rsidP="00BD2FAC">
      <w:pPr>
        <w:rPr>
          <w:rFonts w:asciiTheme="majorBidi" w:hAnsiTheme="majorBidi" w:cstheme="majorBidi"/>
          <w:lang w:val="fr-MA"/>
        </w:rPr>
      </w:pPr>
    </w:p>
    <w:p w14:paraId="5C2857A2" w14:textId="77777777" w:rsidR="00FE1848" w:rsidRPr="00394F2E" w:rsidRDefault="00FE1848" w:rsidP="00BD2FAC">
      <w:pPr>
        <w:rPr>
          <w:rFonts w:asciiTheme="majorBidi" w:hAnsiTheme="majorBidi" w:cstheme="majorBidi"/>
          <w:lang w:val="fr-MA"/>
        </w:rPr>
      </w:pPr>
    </w:p>
    <w:p w14:paraId="570B4F78" w14:textId="77777777" w:rsidR="00FE1848" w:rsidRPr="00394F2E" w:rsidRDefault="00FE1848" w:rsidP="00BD2FAC">
      <w:pPr>
        <w:rPr>
          <w:rFonts w:asciiTheme="majorBidi" w:hAnsiTheme="majorBidi" w:cstheme="majorBidi"/>
          <w:lang w:val="fr-MA"/>
        </w:rPr>
      </w:pPr>
    </w:p>
    <w:p w14:paraId="37245341" w14:textId="77777777" w:rsidR="00FE1848" w:rsidRPr="00394F2E" w:rsidRDefault="00FE1848" w:rsidP="00BD2FAC">
      <w:pPr>
        <w:rPr>
          <w:rFonts w:asciiTheme="majorBidi" w:hAnsiTheme="majorBidi" w:cstheme="majorBidi"/>
          <w:lang w:val="fr-MA"/>
        </w:rPr>
      </w:pPr>
    </w:p>
    <w:p w14:paraId="7B2BD394" w14:textId="77777777" w:rsidR="00FE1848" w:rsidRPr="00394F2E" w:rsidRDefault="00FE1848" w:rsidP="00BD2FAC">
      <w:pPr>
        <w:rPr>
          <w:rFonts w:asciiTheme="majorBidi" w:hAnsiTheme="majorBidi" w:cstheme="majorBidi"/>
          <w:lang w:val="fr-MA"/>
        </w:rPr>
      </w:pPr>
    </w:p>
    <w:p w14:paraId="177ACF24" w14:textId="77777777" w:rsidR="00FE1848" w:rsidRPr="00394F2E" w:rsidRDefault="00FE1848" w:rsidP="00BD2FAC">
      <w:pPr>
        <w:rPr>
          <w:rFonts w:asciiTheme="majorBidi" w:hAnsiTheme="majorBidi" w:cstheme="majorBidi"/>
          <w:lang w:val="fr-MA"/>
        </w:rPr>
      </w:pPr>
    </w:p>
    <w:p w14:paraId="2DA033E7" w14:textId="77777777" w:rsidR="00FE1848" w:rsidRDefault="00FE1848" w:rsidP="00BD2FAC">
      <w:pPr>
        <w:rPr>
          <w:rFonts w:asciiTheme="majorBidi" w:hAnsiTheme="majorBidi" w:cstheme="majorBidi"/>
          <w:lang w:val="fr-MA"/>
        </w:rPr>
      </w:pPr>
    </w:p>
    <w:p w14:paraId="534FEA37" w14:textId="77777777" w:rsidR="00E12836" w:rsidRPr="00394F2E" w:rsidRDefault="00E12836" w:rsidP="00BD2FAC">
      <w:pPr>
        <w:rPr>
          <w:rFonts w:asciiTheme="majorBidi" w:hAnsiTheme="majorBidi" w:cstheme="majorBidi"/>
          <w:lang w:val="fr-MA"/>
        </w:rPr>
      </w:pPr>
    </w:p>
    <w:p w14:paraId="5960323E" w14:textId="77777777" w:rsidR="00FE1848" w:rsidRDefault="00FE1848" w:rsidP="00BD2FAC">
      <w:pPr>
        <w:rPr>
          <w:rFonts w:asciiTheme="majorBidi" w:hAnsiTheme="majorBidi" w:cstheme="majorBidi"/>
          <w:lang w:val="fr-MA"/>
        </w:rPr>
      </w:pPr>
    </w:p>
    <w:p w14:paraId="5FBD4274" w14:textId="77777777" w:rsidR="00E12836" w:rsidRDefault="00E12836" w:rsidP="00BD2FAC">
      <w:pPr>
        <w:rPr>
          <w:rFonts w:asciiTheme="majorBidi" w:hAnsiTheme="majorBidi" w:cstheme="majorBidi"/>
          <w:lang w:val="fr-MA"/>
        </w:rPr>
      </w:pPr>
    </w:p>
    <w:p w14:paraId="1878CADF" w14:textId="77777777" w:rsidR="00E12836" w:rsidRPr="00394F2E" w:rsidRDefault="00E12836" w:rsidP="00BD2FAC">
      <w:pPr>
        <w:rPr>
          <w:rFonts w:asciiTheme="majorBidi" w:hAnsiTheme="majorBidi" w:cstheme="majorBidi"/>
          <w:lang w:val="fr-MA"/>
        </w:rPr>
      </w:pPr>
    </w:p>
    <w:p w14:paraId="7AF5A0B2" w14:textId="68AAB82E" w:rsidR="00834D54" w:rsidRPr="00394F2E" w:rsidRDefault="00201FE5" w:rsidP="00823182">
      <w:pPr>
        <w:pStyle w:val="Heading3"/>
        <w:ind w:left="2138" w:hanging="360"/>
        <w:rPr>
          <w:rFonts w:asciiTheme="majorBidi" w:hAnsiTheme="majorBidi"/>
          <w:lang w:val="fr-MA" w:eastAsia="fr-FR"/>
        </w:rPr>
      </w:pPr>
      <w:bookmarkStart w:id="159" w:name="_Toc232736154"/>
      <w:r>
        <w:rPr>
          <w:rFonts w:asciiTheme="majorBidi" w:hAnsiTheme="majorBidi"/>
          <w:lang w:val="fr-MA" w:eastAsia="fr-FR"/>
        </w:rPr>
        <w:lastRenderedPageBreak/>
        <w:t xml:space="preserve">7. </w:t>
      </w:r>
      <w:r w:rsidR="00834D54" w:rsidRPr="00201FE5">
        <w:rPr>
          <w:rFonts w:asciiTheme="majorBidi" w:hAnsiTheme="majorBidi"/>
          <w:lang w:val="fr-MA" w:eastAsia="fr-FR"/>
        </w:rPr>
        <w:t>Diagrammes de classe</w:t>
      </w:r>
      <w:bookmarkEnd w:id="159"/>
    </w:p>
    <w:p w14:paraId="1BC44D4C" w14:textId="51A9583B" w:rsidR="00834D54" w:rsidRPr="00394F2E" w:rsidRDefault="00834D54" w:rsidP="00823182">
      <w:pPr>
        <w:pStyle w:val="text"/>
        <w:rPr>
          <w:lang w:val="fr-FR"/>
        </w:rPr>
      </w:pPr>
      <w:r w:rsidRPr="00394F2E">
        <w:rPr>
          <w:lang w:val="fr-FR"/>
        </w:rPr>
        <w:t xml:space="preserve">Le diagramme de classes présente les entités principales (User, </w:t>
      </w:r>
      <w:proofErr w:type="spellStart"/>
      <w:r w:rsidRPr="00394F2E">
        <w:rPr>
          <w:lang w:val="fr-FR"/>
        </w:rPr>
        <w:t>Video</w:t>
      </w:r>
      <w:proofErr w:type="spellEnd"/>
      <w:r w:rsidRPr="00394F2E">
        <w:rPr>
          <w:lang w:val="fr-FR"/>
        </w:rPr>
        <w:t xml:space="preserve">, </w:t>
      </w:r>
      <w:proofErr w:type="spellStart"/>
      <w:r w:rsidRPr="00394F2E">
        <w:rPr>
          <w:lang w:val="fr-FR"/>
        </w:rPr>
        <w:t>Category</w:t>
      </w:r>
      <w:proofErr w:type="spellEnd"/>
      <w:r w:rsidRPr="00394F2E">
        <w:rPr>
          <w:lang w:val="fr-FR"/>
        </w:rPr>
        <w:t xml:space="preserve">, </w:t>
      </w:r>
      <w:proofErr w:type="spellStart"/>
      <w:r w:rsidRPr="00394F2E">
        <w:rPr>
          <w:lang w:val="fr-FR"/>
        </w:rPr>
        <w:t>Statistics</w:t>
      </w:r>
      <w:proofErr w:type="spellEnd"/>
      <w:r w:rsidRPr="00394F2E">
        <w:rPr>
          <w:lang w:val="fr-FR"/>
        </w:rPr>
        <w:t xml:space="preserve">, </w:t>
      </w:r>
      <w:proofErr w:type="spellStart"/>
      <w:r w:rsidRPr="00394F2E">
        <w:rPr>
          <w:lang w:val="fr-FR"/>
        </w:rPr>
        <w:t>View</w:t>
      </w:r>
      <w:proofErr w:type="spellEnd"/>
      <w:r w:rsidRPr="00394F2E">
        <w:rPr>
          <w:lang w:val="fr-FR"/>
        </w:rPr>
        <w:t>) et leurs relations, ainsi que les principales méthodes associées. Il illustre la structure orientée objet de la plateforme, facilitant la gestion des vidéos, des utilisateurs, des catégories et le suivi des statistiques et consultations.</w:t>
      </w:r>
    </w:p>
    <w:p w14:paraId="2F389400" w14:textId="07B849A8" w:rsidR="00834D54" w:rsidRPr="00394F2E" w:rsidRDefault="00834D54" w:rsidP="00FE1848">
      <w:pPr>
        <w:pStyle w:val="Heading4"/>
        <w:ind w:left="1134"/>
        <w:rPr>
          <w:rFonts w:asciiTheme="majorBidi" w:hAnsiTheme="majorBidi"/>
          <w:i w:val="0"/>
          <w:iCs w:val="0"/>
          <w:sz w:val="24"/>
          <w:szCs w:val="24"/>
          <w:lang w:val="fr-MA"/>
        </w:rPr>
      </w:pPr>
      <w:bookmarkStart w:id="160" w:name="_Toc232736155"/>
      <w:r w:rsidRPr="00394F2E">
        <w:rPr>
          <w:rFonts w:asciiTheme="majorBidi" w:hAnsiTheme="majorBidi"/>
          <w:b/>
          <w:noProof/>
          <w:sz w:val="40"/>
          <w:szCs w:val="40"/>
        </w:rPr>
        <w:drawing>
          <wp:inline distT="0" distB="0" distL="0" distR="0" wp14:anchorId="43EE66A2" wp14:editId="2BE41BF6">
            <wp:extent cx="5760720" cy="4686300"/>
            <wp:effectExtent l="0" t="0" r="0" b="0"/>
            <wp:docPr id="571249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49013" name=""/>
                    <pic:cNvPicPr/>
                  </pic:nvPicPr>
                  <pic:blipFill>
                    <a:blip r:embed="rId48"/>
                    <a:stretch>
                      <a:fillRect/>
                    </a:stretch>
                  </pic:blipFill>
                  <pic:spPr>
                    <a:xfrm>
                      <a:off x="0" y="0"/>
                      <a:ext cx="5760720" cy="4686300"/>
                    </a:xfrm>
                    <a:prstGeom prst="rect">
                      <a:avLst/>
                    </a:prstGeom>
                  </pic:spPr>
                </pic:pic>
              </a:graphicData>
            </a:graphic>
          </wp:inline>
        </w:drawing>
      </w:r>
      <w:bookmarkEnd w:id="160"/>
      <w:r w:rsidRPr="00394F2E">
        <w:rPr>
          <w:rFonts w:asciiTheme="majorBidi" w:hAnsiTheme="majorBidi"/>
          <w:i w:val="0"/>
          <w:iCs w:val="0"/>
          <w:sz w:val="24"/>
          <w:szCs w:val="24"/>
          <w:lang w:val="fr-MA"/>
        </w:rPr>
        <w:t xml:space="preserve"> </w:t>
      </w:r>
    </w:p>
    <w:p w14:paraId="2ADC1C1A" w14:textId="7868BA5D" w:rsidR="00823182" w:rsidRPr="00823182" w:rsidRDefault="00834D54" w:rsidP="00823182">
      <w:pPr>
        <w:pStyle w:val="Caption"/>
        <w:ind w:left="2293" w:firstLine="565"/>
        <w:rPr>
          <w:rFonts w:asciiTheme="majorBidi" w:hAnsiTheme="majorBidi" w:cstheme="majorBidi"/>
          <w:i w:val="0"/>
          <w:iCs w:val="0"/>
        </w:rPr>
      </w:pPr>
      <w:r w:rsidRPr="00394F2E">
        <w:rPr>
          <w:rFonts w:asciiTheme="majorBidi" w:hAnsiTheme="majorBidi" w:cstheme="majorBidi"/>
          <w:i w:val="0"/>
          <w:iCs w:val="0"/>
        </w:rPr>
        <w:t>Figure 2</w:t>
      </w:r>
      <w:r w:rsidR="00823182">
        <w:rPr>
          <w:rFonts w:asciiTheme="majorBidi" w:hAnsiTheme="majorBidi" w:cstheme="majorBidi"/>
          <w:i w:val="0"/>
          <w:iCs w:val="0"/>
        </w:rPr>
        <w:t>7</w:t>
      </w:r>
      <w:r w:rsidRPr="00394F2E">
        <w:rPr>
          <w:rFonts w:asciiTheme="majorBidi" w:hAnsiTheme="majorBidi" w:cstheme="majorBidi"/>
          <w:i w:val="0"/>
          <w:iCs w:val="0"/>
        </w:rPr>
        <w:t xml:space="preserve"> : Diagramme de classe</w:t>
      </w:r>
    </w:p>
    <w:p w14:paraId="2F8F715E" w14:textId="77777777" w:rsidR="00823182" w:rsidRDefault="00823182" w:rsidP="00243CF1"/>
    <w:p w14:paraId="12C59252" w14:textId="77777777" w:rsidR="00823182" w:rsidRDefault="00823182" w:rsidP="00243CF1"/>
    <w:p w14:paraId="32BC1531" w14:textId="77777777" w:rsidR="00823182" w:rsidRDefault="00823182" w:rsidP="00243CF1"/>
    <w:p w14:paraId="1F31E0B1" w14:textId="77777777" w:rsidR="00823182" w:rsidRDefault="00823182" w:rsidP="00243CF1"/>
    <w:p w14:paraId="5BCA6D93" w14:textId="77777777" w:rsidR="00823182" w:rsidRDefault="00823182" w:rsidP="00243CF1"/>
    <w:p w14:paraId="10C69574" w14:textId="77777777" w:rsidR="00823182" w:rsidRDefault="00823182" w:rsidP="00243CF1"/>
    <w:p w14:paraId="1E3CCA60" w14:textId="77777777" w:rsidR="00823182" w:rsidRDefault="00823182" w:rsidP="00243CF1"/>
    <w:p w14:paraId="5902E8F1" w14:textId="77777777" w:rsidR="00823182" w:rsidRDefault="00823182" w:rsidP="00243CF1"/>
    <w:p w14:paraId="6491F539" w14:textId="77777777" w:rsidR="00823182" w:rsidRPr="00243CF1" w:rsidRDefault="00823182" w:rsidP="00243CF1"/>
    <w:p w14:paraId="10C621F8" w14:textId="77777777" w:rsidR="000E24C5" w:rsidRPr="00156367" w:rsidRDefault="000E24C5" w:rsidP="00D4454C">
      <w:pPr>
        <w:widowControl w:val="0"/>
        <w:autoSpaceDE w:val="0"/>
        <w:autoSpaceDN w:val="0"/>
        <w:spacing w:after="0" w:line="240" w:lineRule="auto"/>
        <w:ind w:left="1066" w:right="1207"/>
        <w:jc w:val="center"/>
        <w:outlineLvl w:val="1"/>
        <w:rPr>
          <w:rFonts w:asciiTheme="majorBidi" w:eastAsia="Times New Roman" w:hAnsiTheme="majorBidi" w:cstheme="majorBidi"/>
          <w:b/>
          <w:bCs/>
          <w:sz w:val="32"/>
          <w:szCs w:val="32"/>
        </w:rPr>
      </w:pPr>
      <w:bookmarkStart w:id="161" w:name="_Toc232736156"/>
      <w:r w:rsidRPr="00156367">
        <w:rPr>
          <w:rFonts w:asciiTheme="majorBidi" w:eastAsia="Times New Roman" w:hAnsiTheme="majorBidi" w:cstheme="majorBidi"/>
          <w:b/>
          <w:bCs/>
          <w:sz w:val="32"/>
          <w:szCs w:val="32"/>
        </w:rPr>
        <w:lastRenderedPageBreak/>
        <w:t>Conclusion</w:t>
      </w:r>
      <w:bookmarkEnd w:id="161"/>
    </w:p>
    <w:p w14:paraId="3630EEF0" w14:textId="77777777" w:rsidR="00834D54" w:rsidRPr="00394F2E" w:rsidRDefault="00834D54" w:rsidP="00C126D6">
      <w:pPr>
        <w:rPr>
          <w:rFonts w:asciiTheme="majorBidi" w:eastAsia="Times New Roman" w:hAnsiTheme="majorBidi" w:cstheme="majorBidi"/>
          <w:b/>
          <w:bCs/>
          <w:sz w:val="36"/>
          <w:szCs w:val="36"/>
        </w:rPr>
      </w:pPr>
    </w:p>
    <w:p w14:paraId="3CB52E22" w14:textId="77777777" w:rsidR="00834D54" w:rsidRPr="00394F2E" w:rsidRDefault="00834D54" w:rsidP="00834D54">
      <w:pPr>
        <w:pStyle w:val="text"/>
        <w:rPr>
          <w:lang w:val="fr-FR"/>
        </w:rPr>
      </w:pPr>
      <w:r w:rsidRPr="00394F2E">
        <w:rPr>
          <w:lang w:val="fr-FR"/>
        </w:rPr>
        <w:t>Ce chapitre a permis de présenter de manière détaillée le cahier des charges de la plateforme web de gestion et de diffusion de contenus vidéo pour l’agence MAP. L’analyse des besoins fonctionnels et techniques, la définition des acteurs et de leurs rôles, ainsi que la modélisation via les diagrammes de cas d’utilisation et de séquence, offrent une vision claire et structurée du système.</w:t>
      </w:r>
    </w:p>
    <w:p w14:paraId="0DB79876" w14:textId="77777777" w:rsidR="00834D54" w:rsidRPr="00394F2E" w:rsidRDefault="00834D54" w:rsidP="00834D54">
      <w:pPr>
        <w:pStyle w:val="text"/>
        <w:rPr>
          <w:lang w:val="fr-FR"/>
        </w:rPr>
      </w:pPr>
      <w:r w:rsidRPr="00394F2E">
        <w:rPr>
          <w:lang w:val="fr-FR"/>
        </w:rPr>
        <w:t>La méthodologie adoptée a assuré une organisation rigoureuse du projet, la maîtrise du périmètre fonctionnel et la traçabilité des décisions. Les diagrammes de séquence ont illustré les échanges dynamiques entre les différents composants et acteurs, facilitant la compréhension du fonctionnement global et préparant ainsi le terrain pour la phase de développement.</w:t>
      </w:r>
    </w:p>
    <w:p w14:paraId="57608CA1" w14:textId="77777777" w:rsidR="00834D54" w:rsidRPr="00394F2E" w:rsidRDefault="00834D54" w:rsidP="00834D54">
      <w:pPr>
        <w:pStyle w:val="text"/>
        <w:rPr>
          <w:lang w:val="fr-FR"/>
        </w:rPr>
      </w:pPr>
      <w:r w:rsidRPr="00394F2E">
        <w:rPr>
          <w:lang w:val="fr-FR"/>
        </w:rPr>
        <w:t>En résumé, ce chapitre fournit une base solide pour l’implémentation de la plateforme, garantissant que la solution sera fiable, sécurisée et adaptée aux besoins des utilisateurs et de l’agence MAP.</w:t>
      </w:r>
    </w:p>
    <w:p w14:paraId="52F3B97C" w14:textId="77777777" w:rsidR="00F4382E" w:rsidRDefault="00F4382E" w:rsidP="000E24C5">
      <w:pPr>
        <w:rPr>
          <w:rFonts w:asciiTheme="majorBidi" w:hAnsiTheme="majorBidi" w:cstheme="majorBidi"/>
        </w:rPr>
      </w:pPr>
    </w:p>
    <w:p w14:paraId="736A8584" w14:textId="7497CE23" w:rsidR="00E12836" w:rsidRDefault="00E12836" w:rsidP="000E24C5">
      <w:pPr>
        <w:rPr>
          <w:rFonts w:asciiTheme="majorBidi" w:hAnsiTheme="majorBidi" w:cstheme="majorBidi"/>
        </w:rPr>
      </w:pPr>
    </w:p>
    <w:p w14:paraId="30A9FDE4" w14:textId="77777777" w:rsidR="00E12836" w:rsidRPr="00B21DE2" w:rsidRDefault="00E12836" w:rsidP="00E12836">
      <w:pPr>
        <w:pStyle w:val="text"/>
      </w:pPr>
    </w:p>
    <w:p w14:paraId="047DF3A1" w14:textId="77777777" w:rsidR="00E12836" w:rsidRDefault="00E12836" w:rsidP="00C126D6"/>
    <w:p w14:paraId="6EF81082" w14:textId="77777777" w:rsidR="00E12836" w:rsidRDefault="00E12836" w:rsidP="00C126D6"/>
    <w:p w14:paraId="3D9E4972" w14:textId="77777777" w:rsidR="00E12836" w:rsidRDefault="00E12836" w:rsidP="00C126D6"/>
    <w:p w14:paraId="5B43E6A9" w14:textId="77777777" w:rsidR="00E12836" w:rsidRDefault="00E12836" w:rsidP="00C126D6"/>
    <w:p w14:paraId="56F4B7F0" w14:textId="77777777" w:rsidR="00E12836" w:rsidRDefault="00E12836" w:rsidP="00C126D6"/>
    <w:p w14:paraId="0541442A" w14:textId="77777777" w:rsidR="00E12836" w:rsidRDefault="00E12836" w:rsidP="00C126D6"/>
    <w:p w14:paraId="0502FD5D" w14:textId="77777777" w:rsidR="00823182" w:rsidRDefault="00823182" w:rsidP="00823182"/>
    <w:p w14:paraId="4F5F94C7" w14:textId="77777777" w:rsidR="00823182" w:rsidRDefault="00823182" w:rsidP="00823182"/>
    <w:p w14:paraId="1F2725FB" w14:textId="77777777" w:rsidR="00823182" w:rsidRDefault="00823182" w:rsidP="00823182"/>
    <w:p w14:paraId="6D4B8BB1" w14:textId="77777777" w:rsidR="00823182" w:rsidRDefault="00823182" w:rsidP="00823182"/>
    <w:p w14:paraId="1DE23F22" w14:textId="77777777" w:rsidR="00823182" w:rsidRDefault="00823182" w:rsidP="00823182"/>
    <w:p w14:paraId="1595650F" w14:textId="77777777" w:rsidR="00823182" w:rsidRDefault="00823182" w:rsidP="00823182"/>
    <w:p w14:paraId="4424C1B4" w14:textId="77777777" w:rsidR="00823182" w:rsidRDefault="00823182" w:rsidP="00823182"/>
    <w:p w14:paraId="0576EAC1" w14:textId="77777777" w:rsidR="00823182" w:rsidRDefault="00823182" w:rsidP="00823182"/>
    <w:p w14:paraId="525ACB42" w14:textId="77777777" w:rsidR="00823182" w:rsidRDefault="00823182" w:rsidP="00823182"/>
    <w:p w14:paraId="7B31B23D" w14:textId="77777777" w:rsidR="00823182" w:rsidRDefault="00823182" w:rsidP="00823182"/>
    <w:p w14:paraId="71A52018" w14:textId="77777777" w:rsidR="00823182" w:rsidRDefault="00823182" w:rsidP="00823182"/>
    <w:p w14:paraId="6827BD69" w14:textId="77777777" w:rsidR="00823182" w:rsidRDefault="00823182" w:rsidP="00823182"/>
    <w:p w14:paraId="565799B9" w14:textId="77777777" w:rsidR="00823182" w:rsidRDefault="00823182" w:rsidP="00823182"/>
    <w:p w14:paraId="1D4E7B0A" w14:textId="77777777" w:rsidR="00823182" w:rsidRDefault="00823182" w:rsidP="00823182"/>
    <w:p w14:paraId="4829E4F1" w14:textId="77777777" w:rsidR="00823182" w:rsidRDefault="00823182" w:rsidP="00823182"/>
    <w:p w14:paraId="712F5F5D" w14:textId="77777777" w:rsidR="00823182" w:rsidRDefault="00823182" w:rsidP="00823182"/>
    <w:p w14:paraId="276ED7D6" w14:textId="77777777" w:rsidR="00823182" w:rsidRPr="00823182" w:rsidRDefault="00823182" w:rsidP="00823182"/>
    <w:p w14:paraId="071ED857" w14:textId="77777777" w:rsidR="00C230E8" w:rsidRPr="002A0C87" w:rsidRDefault="00C230E8" w:rsidP="00C230E8">
      <w:pPr>
        <w:rPr>
          <w:sz w:val="40"/>
          <w:szCs w:val="40"/>
        </w:rPr>
      </w:pPr>
    </w:p>
    <w:p w14:paraId="455E36E1" w14:textId="4C79697C" w:rsidR="00C230E8" w:rsidRPr="00C126D6" w:rsidRDefault="00C230E8" w:rsidP="00C230E8">
      <w:pPr>
        <w:pStyle w:val="Heading1"/>
      </w:pPr>
      <w:r w:rsidRPr="00C126D6">
        <w:rPr>
          <w:rStyle w:val="Heading1Char"/>
          <w:noProof/>
        </w:rPr>
        <mc:AlternateContent>
          <mc:Choice Requires="wpg">
            <w:drawing>
              <wp:inline distT="0" distB="0" distL="0" distR="0" wp14:anchorId="55F331E0" wp14:editId="6DCD48B2">
                <wp:extent cx="5798185" cy="27940"/>
                <wp:effectExtent l="0" t="0" r="0" b="0"/>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19"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CBB8BD"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" path="m5798184,l,,,27432r5798184,l5798184,xe" fillcolor="black" stroked="f">
                  <v:path arrowok="t"/>
                </v:shape>
                <w10:anchorlock/>
              </v:group>
            </w:pict>
          </mc:Fallback>
        </mc:AlternateContent>
      </w:r>
      <w:r w:rsidRPr="00C126D6">
        <w:rPr>
          <w:rStyle w:val="Heading1Char"/>
        </w:rPr>
        <w:t xml:space="preserve">CHAPITRE 3 : </w:t>
      </w:r>
      <w:r>
        <w:rPr>
          <w:rStyle w:val="Heading1Char"/>
        </w:rPr>
        <w:t>Architecture</w:t>
      </w:r>
      <w:r w:rsidRPr="002A0C87">
        <w:rPr>
          <w:noProof/>
        </w:rPr>
        <mc:AlternateContent>
          <mc:Choice Requires="wpg">
            <w:drawing>
              <wp:inline distT="0" distB="0" distL="0" distR="0" wp14:anchorId="776ACB33" wp14:editId="57024B27">
                <wp:extent cx="5798185" cy="27940"/>
                <wp:effectExtent l="0" t="0" r="4445" b="0"/>
                <wp:docPr id="2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22"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2D277E"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" path="m5798184,l,,,27432r5798184,l5798184,xe" fillcolor="black" stroked="f">
                  <v:path arrowok="t"/>
                </v:shape>
                <w10:anchorlock/>
              </v:group>
            </w:pict>
          </mc:Fallback>
        </mc:AlternateContent>
      </w:r>
    </w:p>
    <w:p w14:paraId="4A6C3532" w14:textId="71149C6A" w:rsidR="00C230E8" w:rsidRDefault="004967C0" w:rsidP="00C230E8">
      <w:r>
        <w:t>Xxx</w:t>
      </w:r>
    </w:p>
    <w:p w14:paraId="006FA762" w14:textId="77777777" w:rsidR="004967C0" w:rsidRDefault="004967C0" w:rsidP="00C230E8"/>
    <w:p w14:paraId="33E0A7CC" w14:textId="3441A8BD" w:rsidR="00E12836" w:rsidRPr="002A0C87" w:rsidRDefault="00C230E8" w:rsidP="00C230E8">
      <w:pPr>
        <w:rPr>
          <w:sz w:val="40"/>
          <w:szCs w:val="40"/>
        </w:rPr>
      </w:pPr>
      <w:r>
        <w:br w:type="page"/>
      </w:r>
    </w:p>
    <w:bookmarkStart w:id="162" w:name="_Toc201168318"/>
    <w:bookmarkStart w:id="163" w:name="_Toc232736157"/>
    <w:p w14:paraId="17514A73" w14:textId="656148AB" w:rsidR="00E12836" w:rsidRPr="00C126D6" w:rsidRDefault="00E12836" w:rsidP="00C126D6">
      <w:pPr>
        <w:pStyle w:val="Heading1"/>
      </w:pPr>
      <w:r w:rsidRPr="00C126D6">
        <w:rPr>
          <w:rStyle w:val="Heading1Char"/>
          <w:noProof/>
        </w:rPr>
        <w:lastRenderedPageBreak/>
        <mc:AlternateContent>
          <mc:Choice Requires="wpg">
            <w:drawing>
              <wp:inline distT="0" distB="0" distL="0" distR="0" wp14:anchorId="551954B6" wp14:editId="5803DE59">
                <wp:extent cx="5798185" cy="27940"/>
                <wp:effectExtent l="0" t="0" r="0" b="0"/>
                <wp:docPr id="101017166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694832318"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66655143"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" path="m5798184,l,,,27432r5798184,l5798184,xe" fillcolor="black" stroked="f">
                  <v:path arrowok="t"/>
                </v:shape>
                <w10:anchorlock/>
              </v:group>
            </w:pict>
          </mc:Fallback>
        </mc:AlternateContent>
      </w:r>
      <w:bookmarkStart w:id="164" w:name="_Toc201168319"/>
      <w:bookmarkEnd w:id="162"/>
      <w:r w:rsidRPr="00C126D6">
        <w:rPr>
          <w:rStyle w:val="Heading1Char"/>
        </w:rPr>
        <w:t xml:space="preserve">CHAPITRE </w:t>
      </w:r>
      <w:r w:rsidR="00C230E8">
        <w:rPr>
          <w:rStyle w:val="Heading1Char"/>
        </w:rPr>
        <w:t>4</w:t>
      </w:r>
      <w:r w:rsidRPr="00C126D6">
        <w:rPr>
          <w:rStyle w:val="Heading1Char"/>
        </w:rPr>
        <w:t xml:space="preserve"> : </w:t>
      </w:r>
      <w:r w:rsidR="00C230E8">
        <w:rPr>
          <w:rStyle w:val="Heading1Char"/>
        </w:rPr>
        <w:t>Réali</w:t>
      </w:r>
      <w:r w:rsidR="004967C0">
        <w:rPr>
          <w:rStyle w:val="Heading1Char"/>
        </w:rPr>
        <w:t>sation</w:t>
      </w:r>
      <w:bookmarkStart w:id="165" w:name="_Toc232736158"/>
      <w:bookmarkEnd w:id="163"/>
      <w:r w:rsidR="004967C0">
        <w:rPr>
          <w:rStyle w:val="Heading1Char"/>
        </w:rPr>
        <w:t xml:space="preserve"> du projet</w:t>
      </w:r>
      <w:r w:rsidRPr="002A0C87">
        <w:rPr>
          <w:noProof/>
        </w:rPr>
        <mc:AlternateContent>
          <mc:Choice Requires="wpg">
            <w:drawing>
              <wp:inline distT="0" distB="0" distL="0" distR="0" wp14:anchorId="1D963C0F" wp14:editId="46CD9618">
                <wp:extent cx="5798185" cy="27940"/>
                <wp:effectExtent l="0" t="0" r="4445" b="0"/>
                <wp:docPr id="17734354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86530133"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7C748C77"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" path="m5798184,l,,,27432r5798184,l5798184,xe" fillcolor="black" stroked="f">
                  <v:path arrowok="t"/>
                </v:shape>
                <w10:anchorlock/>
              </v:group>
            </w:pict>
          </mc:Fallback>
        </mc:AlternateContent>
      </w:r>
      <w:bookmarkEnd w:id="164"/>
      <w:bookmarkEnd w:id="165"/>
    </w:p>
    <w:p w14:paraId="24A1DBAC" w14:textId="00E0836F" w:rsidR="00E12836" w:rsidRDefault="00E12836" w:rsidP="00C126D6"/>
    <w:p w14:paraId="401EE682" w14:textId="4384CB85" w:rsidR="004967C0" w:rsidRDefault="004967C0" w:rsidP="004967C0">
      <w:pPr>
        <w:pStyle w:val="text"/>
        <w:rPr>
          <w:lang w:val="fr-FR"/>
        </w:rPr>
      </w:pPr>
      <w:r w:rsidRPr="004967C0">
        <w:rPr>
          <w:lang w:val="fr-FR"/>
        </w:rPr>
        <w:t>Ce chapitre traite de la mise en œuvre du projet. Il débute par la présentation des</w:t>
      </w:r>
      <w:r>
        <w:rPr>
          <w:lang w:val="fr-FR"/>
        </w:rPr>
        <w:t xml:space="preserve"> </w:t>
      </w:r>
      <w:r w:rsidRPr="004967C0">
        <w:rPr>
          <w:lang w:val="fr-FR"/>
        </w:rPr>
        <w:t>outils mobilisés, tant pour le développement que pour la gestion de projet. Il enchaîne ensuite</w:t>
      </w:r>
      <w:r>
        <w:rPr>
          <w:lang w:val="fr-FR"/>
        </w:rPr>
        <w:t xml:space="preserve"> </w:t>
      </w:r>
      <w:r w:rsidRPr="004967C0">
        <w:rPr>
          <w:lang w:val="fr-FR"/>
        </w:rPr>
        <w:t>avec la description de l’architecture technique de la solution, puis détaille les différentes étapes</w:t>
      </w:r>
      <w:r>
        <w:rPr>
          <w:lang w:val="fr-FR"/>
        </w:rPr>
        <w:t xml:space="preserve"> </w:t>
      </w:r>
      <w:r w:rsidRPr="004967C0">
        <w:rPr>
          <w:lang w:val="fr-FR"/>
        </w:rPr>
        <w:t>réalisées</w:t>
      </w:r>
      <w:r>
        <w:rPr>
          <w:lang w:val="fr-FR"/>
        </w:rPr>
        <w:t> </w:t>
      </w:r>
      <w:r w:rsidRPr="004967C0">
        <w:rPr>
          <w:lang w:val="fr-FR"/>
        </w:rPr>
        <w:t xml:space="preserve">: </w:t>
      </w:r>
      <w:r>
        <w:rPr>
          <w:lang w:val="fr-FR"/>
        </w:rPr>
        <w:t xml:space="preserve">Backend, API, base de données, </w:t>
      </w:r>
      <w:proofErr w:type="spellStart"/>
      <w:r>
        <w:rPr>
          <w:lang w:val="fr-FR"/>
        </w:rPr>
        <w:t>FrontEnd</w:t>
      </w:r>
      <w:proofErr w:type="spellEnd"/>
      <w:r w:rsidRPr="004967C0">
        <w:rPr>
          <w:lang w:val="fr-FR"/>
        </w:rPr>
        <w:t>.</w:t>
      </w:r>
    </w:p>
    <w:p w14:paraId="58808727" w14:textId="55F8BB27" w:rsidR="004967C0" w:rsidRPr="004967C0" w:rsidRDefault="004967C0" w:rsidP="004967C0">
      <w:pPr>
        <w:widowControl w:val="0"/>
        <w:autoSpaceDE w:val="0"/>
        <w:autoSpaceDN w:val="0"/>
        <w:spacing w:after="0" w:line="240" w:lineRule="auto"/>
        <w:ind w:left="1066" w:right="1207"/>
        <w:outlineLvl w:val="1"/>
        <w:rPr>
          <w:rFonts w:ascii="Times New Roman" w:eastAsia="Times New Roman" w:hAnsi="Times New Roman" w:cs="Times New Roman"/>
          <w:b/>
          <w:bCs/>
          <w:sz w:val="32"/>
          <w:szCs w:val="32"/>
        </w:rPr>
      </w:pPr>
      <w:r w:rsidRPr="004967C0">
        <w:rPr>
          <w:rFonts w:ascii="Times New Roman" w:eastAsia="Times New Roman" w:hAnsi="Times New Roman" w:cs="Times New Roman"/>
          <w:b/>
          <w:bCs/>
          <w:sz w:val="32"/>
          <w:szCs w:val="32"/>
        </w:rPr>
        <w:t>Outils</w:t>
      </w:r>
    </w:p>
    <w:p w14:paraId="6728A79F" w14:textId="3573D422" w:rsidR="004967C0" w:rsidRPr="004967C0" w:rsidRDefault="004967C0" w:rsidP="004967C0">
      <w:pPr>
        <w:widowControl w:val="0"/>
        <w:autoSpaceDE w:val="0"/>
        <w:autoSpaceDN w:val="0"/>
        <w:spacing w:after="0" w:line="240" w:lineRule="auto"/>
        <w:ind w:left="1066" w:right="1207"/>
        <w:outlineLvl w:val="1"/>
        <w:rPr>
          <w:rFonts w:ascii="Times New Roman" w:eastAsia="Times New Roman" w:hAnsi="Times New Roman" w:cs="Times New Roman"/>
          <w:b/>
          <w:bCs/>
          <w:sz w:val="32"/>
          <w:szCs w:val="32"/>
        </w:rPr>
      </w:pPr>
      <w:r w:rsidRPr="004967C0">
        <w:rPr>
          <w:rFonts w:ascii="Times New Roman" w:eastAsia="Times New Roman" w:hAnsi="Times New Roman" w:cs="Times New Roman"/>
          <w:b/>
          <w:bCs/>
          <w:sz w:val="32"/>
          <w:szCs w:val="32"/>
        </w:rPr>
        <w:t>Mise en Œuvre</w:t>
      </w:r>
    </w:p>
    <w:p w14:paraId="6733EF3D" w14:textId="77777777" w:rsidR="001C714E" w:rsidRDefault="00E12836" w:rsidP="00156367">
      <w:pPr>
        <w:widowControl w:val="0"/>
        <w:autoSpaceDE w:val="0"/>
        <w:autoSpaceDN w:val="0"/>
        <w:spacing w:after="0" w:line="240" w:lineRule="auto"/>
        <w:ind w:left="1066" w:right="1207"/>
        <w:jc w:val="center"/>
        <w:outlineLvl w:val="1"/>
      </w:pPr>
      <w:r>
        <w:br w:type="page"/>
      </w:r>
      <w:bookmarkStart w:id="166" w:name="_Toc201168320"/>
      <w:bookmarkStart w:id="167" w:name="_Toc232736159"/>
    </w:p>
    <w:p w14:paraId="6B642035" w14:textId="2DF82AAA" w:rsidR="001C714E" w:rsidRDefault="001C714E" w:rsidP="00156367">
      <w:pPr>
        <w:widowControl w:val="0"/>
        <w:autoSpaceDE w:val="0"/>
        <w:autoSpaceDN w:val="0"/>
        <w:spacing w:after="0" w:line="240" w:lineRule="auto"/>
        <w:ind w:left="1066" w:right="1207"/>
        <w:jc w:val="center"/>
        <w:outlineLvl w:val="1"/>
      </w:pPr>
      <w:r w:rsidRPr="001C714E">
        <w:lastRenderedPageBreak/>
        <w:drawing>
          <wp:anchor distT="0" distB="0" distL="114300" distR="114300" simplePos="0" relativeHeight="251674624" behindDoc="0" locked="0" layoutInCell="1" allowOverlap="1" wp14:anchorId="10339E60" wp14:editId="274F72E9">
            <wp:simplePos x="0" y="0"/>
            <wp:positionH relativeFrom="column">
              <wp:posOffset>0</wp:posOffset>
            </wp:positionH>
            <wp:positionV relativeFrom="paragraph">
              <wp:posOffset>164465</wp:posOffset>
            </wp:positionV>
            <wp:extent cx="7113270" cy="2478405"/>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113270" cy="2478405"/>
                    </a:xfrm>
                    <a:prstGeom prst="rect">
                      <a:avLst/>
                    </a:prstGeom>
                  </pic:spPr>
                </pic:pic>
              </a:graphicData>
            </a:graphic>
          </wp:anchor>
        </w:drawing>
      </w:r>
    </w:p>
    <w:p w14:paraId="24898351" w14:textId="0F21CB5D" w:rsidR="001C714E" w:rsidRDefault="001C714E" w:rsidP="00156367">
      <w:pPr>
        <w:widowControl w:val="0"/>
        <w:autoSpaceDE w:val="0"/>
        <w:autoSpaceDN w:val="0"/>
        <w:spacing w:after="0" w:line="240" w:lineRule="auto"/>
        <w:ind w:left="1066" w:right="1207"/>
        <w:jc w:val="center"/>
        <w:outlineLvl w:val="1"/>
      </w:pPr>
      <w:r w:rsidRPr="001C714E">
        <w:drawing>
          <wp:anchor distT="0" distB="0" distL="114300" distR="114300" simplePos="0" relativeHeight="251678720" behindDoc="0" locked="0" layoutInCell="1" allowOverlap="1" wp14:anchorId="1E837838" wp14:editId="34A7B01F">
            <wp:simplePos x="0" y="0"/>
            <wp:positionH relativeFrom="column">
              <wp:posOffset>0</wp:posOffset>
            </wp:positionH>
            <wp:positionV relativeFrom="paragraph">
              <wp:posOffset>164465</wp:posOffset>
            </wp:positionV>
            <wp:extent cx="7113270" cy="15875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113270" cy="1587500"/>
                    </a:xfrm>
                    <a:prstGeom prst="rect">
                      <a:avLst/>
                    </a:prstGeom>
                  </pic:spPr>
                </pic:pic>
              </a:graphicData>
            </a:graphic>
          </wp:anchor>
        </w:drawing>
      </w:r>
    </w:p>
    <w:p w14:paraId="401E0A7A" w14:textId="5B84CE80" w:rsidR="001C714E" w:rsidRDefault="001C714E" w:rsidP="00156367">
      <w:pPr>
        <w:widowControl w:val="0"/>
        <w:autoSpaceDE w:val="0"/>
        <w:autoSpaceDN w:val="0"/>
        <w:spacing w:after="0" w:line="240" w:lineRule="auto"/>
        <w:ind w:left="1066" w:right="1207"/>
        <w:jc w:val="center"/>
        <w:outlineLvl w:val="1"/>
      </w:pPr>
    </w:p>
    <w:p w14:paraId="10F2D8B9" w14:textId="5553855F" w:rsidR="001C714E" w:rsidRDefault="001C714E" w:rsidP="00156367">
      <w:pPr>
        <w:widowControl w:val="0"/>
        <w:autoSpaceDE w:val="0"/>
        <w:autoSpaceDN w:val="0"/>
        <w:spacing w:after="0" w:line="240" w:lineRule="auto"/>
        <w:ind w:left="1066" w:right="1207"/>
        <w:jc w:val="center"/>
        <w:outlineLvl w:val="1"/>
      </w:pPr>
      <w:r w:rsidRPr="001C714E">
        <w:drawing>
          <wp:anchor distT="0" distB="0" distL="114300" distR="114300" simplePos="0" relativeHeight="251676672" behindDoc="0" locked="0" layoutInCell="1" allowOverlap="1" wp14:anchorId="003067F4" wp14:editId="5C10B855">
            <wp:simplePos x="0" y="0"/>
            <wp:positionH relativeFrom="column">
              <wp:posOffset>0</wp:posOffset>
            </wp:positionH>
            <wp:positionV relativeFrom="paragraph">
              <wp:posOffset>170815</wp:posOffset>
            </wp:positionV>
            <wp:extent cx="7113270" cy="1233805"/>
            <wp:effectExtent l="0" t="0" r="0" b="444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7113270" cy="1233805"/>
                    </a:xfrm>
                    <a:prstGeom prst="rect">
                      <a:avLst/>
                    </a:prstGeom>
                  </pic:spPr>
                </pic:pic>
              </a:graphicData>
            </a:graphic>
          </wp:anchor>
        </w:drawing>
      </w:r>
    </w:p>
    <w:p w14:paraId="2595A28A" w14:textId="77777777" w:rsidR="001C714E" w:rsidRDefault="001C714E" w:rsidP="00156367">
      <w:pPr>
        <w:widowControl w:val="0"/>
        <w:autoSpaceDE w:val="0"/>
        <w:autoSpaceDN w:val="0"/>
        <w:spacing w:after="0" w:line="240" w:lineRule="auto"/>
        <w:ind w:left="1066" w:right="1207"/>
        <w:jc w:val="center"/>
        <w:outlineLvl w:val="1"/>
      </w:pPr>
    </w:p>
    <w:p w14:paraId="45758DB0" w14:textId="5B37D550" w:rsidR="001C714E" w:rsidRDefault="001642BB" w:rsidP="00156367">
      <w:pPr>
        <w:widowControl w:val="0"/>
        <w:autoSpaceDE w:val="0"/>
        <w:autoSpaceDN w:val="0"/>
        <w:spacing w:after="0" w:line="240" w:lineRule="auto"/>
        <w:ind w:left="1066" w:right="1207"/>
        <w:jc w:val="center"/>
        <w:outlineLvl w:val="1"/>
      </w:pPr>
      <w:r w:rsidRPr="001642BB">
        <w:drawing>
          <wp:anchor distT="0" distB="0" distL="114300" distR="114300" simplePos="0" relativeHeight="251680768" behindDoc="0" locked="0" layoutInCell="1" allowOverlap="1" wp14:anchorId="123E7367" wp14:editId="00DDE21B">
            <wp:simplePos x="0" y="0"/>
            <wp:positionH relativeFrom="column">
              <wp:posOffset>0</wp:posOffset>
            </wp:positionH>
            <wp:positionV relativeFrom="paragraph">
              <wp:posOffset>171450</wp:posOffset>
            </wp:positionV>
            <wp:extent cx="7113270" cy="1597025"/>
            <wp:effectExtent l="0" t="0" r="0" b="317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7113270" cy="1597025"/>
                    </a:xfrm>
                    <a:prstGeom prst="rect">
                      <a:avLst/>
                    </a:prstGeom>
                  </pic:spPr>
                </pic:pic>
              </a:graphicData>
            </a:graphic>
          </wp:anchor>
        </w:drawing>
      </w:r>
    </w:p>
    <w:p w14:paraId="07FF3E0D" w14:textId="65FC2B72" w:rsidR="001642BB" w:rsidRDefault="001642BB" w:rsidP="00156367">
      <w:pPr>
        <w:widowControl w:val="0"/>
        <w:autoSpaceDE w:val="0"/>
        <w:autoSpaceDN w:val="0"/>
        <w:spacing w:after="0" w:line="240" w:lineRule="auto"/>
        <w:ind w:left="1066" w:right="1207"/>
        <w:jc w:val="center"/>
        <w:outlineLvl w:val="1"/>
      </w:pPr>
    </w:p>
    <w:p w14:paraId="161BB37F" w14:textId="048FB96D" w:rsidR="001642BB" w:rsidRDefault="001642BB" w:rsidP="00156367">
      <w:pPr>
        <w:widowControl w:val="0"/>
        <w:autoSpaceDE w:val="0"/>
        <w:autoSpaceDN w:val="0"/>
        <w:spacing w:after="0" w:line="240" w:lineRule="auto"/>
        <w:ind w:left="1066" w:right="1207"/>
        <w:jc w:val="center"/>
        <w:outlineLvl w:val="1"/>
      </w:pPr>
    </w:p>
    <w:p w14:paraId="18C94E7C" w14:textId="3C8B214C" w:rsidR="001642BB" w:rsidRDefault="001642BB" w:rsidP="00156367">
      <w:pPr>
        <w:widowControl w:val="0"/>
        <w:autoSpaceDE w:val="0"/>
        <w:autoSpaceDN w:val="0"/>
        <w:spacing w:after="0" w:line="240" w:lineRule="auto"/>
        <w:ind w:left="1066" w:right="1207"/>
        <w:jc w:val="center"/>
        <w:outlineLvl w:val="1"/>
      </w:pPr>
    </w:p>
    <w:p w14:paraId="40893A73" w14:textId="6B941F72" w:rsidR="001642BB" w:rsidRDefault="001642BB" w:rsidP="00156367">
      <w:pPr>
        <w:widowControl w:val="0"/>
        <w:autoSpaceDE w:val="0"/>
        <w:autoSpaceDN w:val="0"/>
        <w:spacing w:after="0" w:line="240" w:lineRule="auto"/>
        <w:ind w:left="1066" w:right="1207"/>
        <w:jc w:val="center"/>
        <w:outlineLvl w:val="1"/>
      </w:pPr>
    </w:p>
    <w:p w14:paraId="2C87582B" w14:textId="009ED4FA" w:rsidR="001642BB" w:rsidRDefault="001642BB" w:rsidP="00156367">
      <w:pPr>
        <w:widowControl w:val="0"/>
        <w:autoSpaceDE w:val="0"/>
        <w:autoSpaceDN w:val="0"/>
        <w:spacing w:after="0" w:line="240" w:lineRule="auto"/>
        <w:ind w:left="1066" w:right="1207"/>
        <w:jc w:val="center"/>
        <w:outlineLvl w:val="1"/>
      </w:pPr>
      <w:r w:rsidRPr="001642BB">
        <w:drawing>
          <wp:anchor distT="0" distB="0" distL="114300" distR="114300" simplePos="0" relativeHeight="251682816" behindDoc="0" locked="0" layoutInCell="1" allowOverlap="1" wp14:anchorId="685D2B72" wp14:editId="5958B032">
            <wp:simplePos x="0" y="0"/>
            <wp:positionH relativeFrom="column">
              <wp:posOffset>0</wp:posOffset>
            </wp:positionH>
            <wp:positionV relativeFrom="paragraph">
              <wp:posOffset>170815</wp:posOffset>
            </wp:positionV>
            <wp:extent cx="7113270" cy="1447165"/>
            <wp:effectExtent l="0" t="0" r="0" b="635"/>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113270" cy="1447165"/>
                    </a:xfrm>
                    <a:prstGeom prst="rect">
                      <a:avLst/>
                    </a:prstGeom>
                  </pic:spPr>
                </pic:pic>
              </a:graphicData>
            </a:graphic>
          </wp:anchor>
        </w:drawing>
      </w:r>
    </w:p>
    <w:p w14:paraId="4E56A435" w14:textId="3A6C562A" w:rsidR="001C714E" w:rsidRDefault="001C714E" w:rsidP="00156367">
      <w:pPr>
        <w:widowControl w:val="0"/>
        <w:autoSpaceDE w:val="0"/>
        <w:autoSpaceDN w:val="0"/>
        <w:spacing w:after="0" w:line="240" w:lineRule="auto"/>
        <w:ind w:left="1066" w:right="1207"/>
        <w:jc w:val="center"/>
        <w:outlineLvl w:val="1"/>
      </w:pPr>
    </w:p>
    <w:p w14:paraId="54C6F1D4" w14:textId="77777777" w:rsidR="001642BB" w:rsidRDefault="001642BB" w:rsidP="00156367">
      <w:pPr>
        <w:widowControl w:val="0"/>
        <w:autoSpaceDE w:val="0"/>
        <w:autoSpaceDN w:val="0"/>
        <w:spacing w:after="0" w:line="240" w:lineRule="auto"/>
        <w:ind w:left="1066" w:right="1207"/>
        <w:jc w:val="center"/>
        <w:outlineLvl w:val="1"/>
      </w:pPr>
    </w:p>
    <w:p w14:paraId="66B5A1F1" w14:textId="6F382DE0" w:rsidR="001642BB" w:rsidRDefault="001642BB" w:rsidP="001642BB">
      <w:pPr>
        <w:widowControl w:val="0"/>
        <w:autoSpaceDE w:val="0"/>
        <w:autoSpaceDN w:val="0"/>
        <w:spacing w:after="0" w:line="240" w:lineRule="auto"/>
        <w:ind w:left="1066" w:right="1207"/>
        <w:jc w:val="center"/>
        <w:outlineLvl w:val="1"/>
      </w:pPr>
      <w:r w:rsidRPr="001642BB">
        <w:drawing>
          <wp:anchor distT="0" distB="0" distL="114300" distR="114300" simplePos="0" relativeHeight="251684864" behindDoc="0" locked="0" layoutInCell="1" allowOverlap="1" wp14:anchorId="3F8BD7A9" wp14:editId="72DD5784">
            <wp:simplePos x="0" y="0"/>
            <wp:positionH relativeFrom="column">
              <wp:posOffset>0</wp:posOffset>
            </wp:positionH>
            <wp:positionV relativeFrom="paragraph">
              <wp:posOffset>171450</wp:posOffset>
            </wp:positionV>
            <wp:extent cx="5035809" cy="2228965"/>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35809" cy="2228965"/>
                    </a:xfrm>
                    <a:prstGeom prst="rect">
                      <a:avLst/>
                    </a:prstGeom>
                  </pic:spPr>
                </pic:pic>
              </a:graphicData>
            </a:graphic>
          </wp:anchor>
        </w:drawing>
      </w:r>
    </w:p>
    <w:p w14:paraId="4221D5F2" w14:textId="77777777" w:rsidR="001642BB" w:rsidRDefault="001642BB" w:rsidP="00156367">
      <w:pPr>
        <w:widowControl w:val="0"/>
        <w:autoSpaceDE w:val="0"/>
        <w:autoSpaceDN w:val="0"/>
        <w:spacing w:after="0" w:line="240" w:lineRule="auto"/>
        <w:ind w:left="1066" w:right="1207"/>
        <w:jc w:val="center"/>
        <w:outlineLvl w:val="1"/>
        <w:rPr>
          <w:rFonts w:ascii="Times New Roman" w:eastAsia="Times New Roman" w:hAnsi="Times New Roman" w:cs="Times New Roman"/>
          <w:b/>
          <w:bCs/>
          <w:sz w:val="32"/>
          <w:szCs w:val="32"/>
        </w:rPr>
      </w:pPr>
    </w:p>
    <w:p w14:paraId="18F25A59" w14:textId="2ED7F369" w:rsidR="001642BB" w:rsidRDefault="001642BB" w:rsidP="00156367">
      <w:pPr>
        <w:widowControl w:val="0"/>
        <w:autoSpaceDE w:val="0"/>
        <w:autoSpaceDN w:val="0"/>
        <w:spacing w:after="0" w:line="240" w:lineRule="auto"/>
        <w:ind w:left="1066" w:right="1207"/>
        <w:jc w:val="center"/>
        <w:outlineLvl w:val="1"/>
        <w:rPr>
          <w:rFonts w:ascii="Times New Roman" w:eastAsia="Times New Roman" w:hAnsi="Times New Roman" w:cs="Times New Roman"/>
          <w:b/>
          <w:bCs/>
          <w:sz w:val="32"/>
          <w:szCs w:val="32"/>
        </w:rPr>
      </w:pPr>
      <w:r w:rsidRPr="001642BB">
        <w:rPr>
          <w:rFonts w:ascii="Times New Roman" w:eastAsia="Times New Roman" w:hAnsi="Times New Roman" w:cs="Times New Roman"/>
          <w:b/>
          <w:bCs/>
          <w:sz w:val="32"/>
          <w:szCs w:val="32"/>
        </w:rPr>
        <w:drawing>
          <wp:anchor distT="0" distB="0" distL="114300" distR="114300" simplePos="0" relativeHeight="251686912" behindDoc="0" locked="0" layoutInCell="1" allowOverlap="1" wp14:anchorId="752A0AD7" wp14:editId="68EEDE6D">
            <wp:simplePos x="0" y="0"/>
            <wp:positionH relativeFrom="column">
              <wp:posOffset>0</wp:posOffset>
            </wp:positionH>
            <wp:positionV relativeFrom="paragraph">
              <wp:posOffset>234315</wp:posOffset>
            </wp:positionV>
            <wp:extent cx="7113270" cy="136144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113270" cy="1361440"/>
                    </a:xfrm>
                    <a:prstGeom prst="rect">
                      <a:avLst/>
                    </a:prstGeom>
                  </pic:spPr>
                </pic:pic>
              </a:graphicData>
            </a:graphic>
          </wp:anchor>
        </w:drawing>
      </w:r>
    </w:p>
    <w:p w14:paraId="2DA1C7A1" w14:textId="5DD35844" w:rsidR="001642BB" w:rsidRDefault="001642BB" w:rsidP="00156367">
      <w:pPr>
        <w:widowControl w:val="0"/>
        <w:autoSpaceDE w:val="0"/>
        <w:autoSpaceDN w:val="0"/>
        <w:spacing w:after="0" w:line="240" w:lineRule="auto"/>
        <w:ind w:left="1066" w:right="1207"/>
        <w:jc w:val="center"/>
        <w:outlineLvl w:val="1"/>
        <w:rPr>
          <w:rFonts w:ascii="Times New Roman" w:eastAsia="Times New Roman" w:hAnsi="Times New Roman" w:cs="Times New Roman"/>
          <w:b/>
          <w:bCs/>
          <w:sz w:val="32"/>
          <w:szCs w:val="32"/>
        </w:rPr>
      </w:pPr>
    </w:p>
    <w:p w14:paraId="0FEE1E1E" w14:textId="77777777" w:rsidR="001642BB" w:rsidRDefault="001642BB" w:rsidP="00156367">
      <w:pPr>
        <w:widowControl w:val="0"/>
        <w:autoSpaceDE w:val="0"/>
        <w:autoSpaceDN w:val="0"/>
        <w:spacing w:after="0" w:line="240" w:lineRule="auto"/>
        <w:ind w:left="1066" w:right="1207"/>
        <w:jc w:val="center"/>
        <w:outlineLvl w:val="1"/>
        <w:rPr>
          <w:rFonts w:ascii="Times New Roman" w:eastAsia="Times New Roman" w:hAnsi="Times New Roman" w:cs="Times New Roman"/>
          <w:b/>
          <w:bCs/>
          <w:sz w:val="32"/>
          <w:szCs w:val="32"/>
        </w:rPr>
      </w:pPr>
    </w:p>
    <w:p w14:paraId="2A48BED6" w14:textId="2719843A" w:rsidR="002A0C87" w:rsidRPr="00156367" w:rsidRDefault="002A0C87" w:rsidP="00156367">
      <w:pPr>
        <w:widowControl w:val="0"/>
        <w:autoSpaceDE w:val="0"/>
        <w:autoSpaceDN w:val="0"/>
        <w:spacing w:after="0" w:line="240" w:lineRule="auto"/>
        <w:ind w:left="1066" w:right="1207"/>
        <w:jc w:val="center"/>
        <w:outlineLvl w:val="1"/>
        <w:rPr>
          <w:rFonts w:ascii="Times New Roman" w:eastAsia="Times New Roman" w:hAnsi="Times New Roman" w:cs="Times New Roman"/>
          <w:b/>
          <w:bCs/>
          <w:sz w:val="32"/>
          <w:szCs w:val="32"/>
        </w:rPr>
      </w:pPr>
      <w:r w:rsidRPr="00156367">
        <w:rPr>
          <w:rFonts w:ascii="Times New Roman" w:eastAsia="Times New Roman" w:hAnsi="Times New Roman" w:cs="Times New Roman"/>
          <w:b/>
          <w:bCs/>
          <w:sz w:val="32"/>
          <w:szCs w:val="32"/>
        </w:rPr>
        <w:t>Introduction</w:t>
      </w:r>
      <w:bookmarkEnd w:id="166"/>
      <w:bookmarkEnd w:id="167"/>
    </w:p>
    <w:p w14:paraId="5CF94D5C" w14:textId="77777777" w:rsidR="00156367" w:rsidRPr="002A0C87" w:rsidRDefault="00156367" w:rsidP="00C126D6">
      <w:pPr>
        <w:rPr>
          <w:rFonts w:ascii="Times New Roman" w:eastAsia="Times New Roman" w:hAnsi="Times New Roman" w:cs="Times New Roman"/>
          <w:b/>
          <w:bCs/>
          <w:sz w:val="36"/>
          <w:szCs w:val="36"/>
        </w:rPr>
      </w:pPr>
    </w:p>
    <w:p w14:paraId="528B2FA0" w14:textId="77777777" w:rsidR="00567B73" w:rsidRPr="00567B73" w:rsidRDefault="00567B73" w:rsidP="00156367">
      <w:pPr>
        <w:pStyle w:val="text"/>
        <w:rPr>
          <w:lang w:val="fr-FR"/>
        </w:rPr>
      </w:pPr>
      <w:r w:rsidRPr="00567B73">
        <w:rPr>
          <w:lang w:val="fr-FR"/>
        </w:rPr>
        <w:t>Ce chapitre présente les différentes étapes de mise en œuvre du projet réalisé durant le stage au sein de l’entreprise MAP (Maghreb Arabe Press). Il s’inscrit dans la continuité de l’analyse et de la conception exposées précédemment, en traduisant les choix techniques et fonctionnels en une réalisation concrète et opérationnelle.</w:t>
      </w:r>
    </w:p>
    <w:p w14:paraId="40AEDD26" w14:textId="37E1F958" w:rsidR="00567B73" w:rsidRPr="00567B73" w:rsidRDefault="00567B73" w:rsidP="00156367">
      <w:pPr>
        <w:pStyle w:val="text"/>
        <w:rPr>
          <w:lang w:val="fr-FR"/>
        </w:rPr>
      </w:pPr>
      <w:r w:rsidRPr="00567B73">
        <w:rPr>
          <w:lang w:val="fr-FR"/>
        </w:rPr>
        <w:t xml:space="preserve">L’objectif principal de ce projet est de concevoir et développer une plateforme web de gestion et de diffusion de contenus vidéo destinée au site officiel de la MAP. Cette solution interne vise à </w:t>
      </w:r>
      <w:r w:rsidRPr="00567B73">
        <w:rPr>
          <w:lang w:val="fr-FR"/>
        </w:rPr>
        <w:lastRenderedPageBreak/>
        <w:t>permettre l</w:t>
      </w:r>
      <w:r w:rsidR="00C53DCD">
        <w:rPr>
          <w:lang w:val="fr-FR"/>
        </w:rPr>
        <w:t>e versement</w:t>
      </w:r>
      <w:r w:rsidRPr="00567B73">
        <w:rPr>
          <w:lang w:val="fr-FR"/>
        </w:rPr>
        <w:t>, le traitement, le stockage et la diffusion de contenus vidéo VOD à travers une infrastructure de streaming auto-hébergée, sans dépendre de services externes.</w:t>
      </w:r>
    </w:p>
    <w:p w14:paraId="0F66D459" w14:textId="77777777" w:rsidR="00567B73" w:rsidRPr="00567B73" w:rsidRDefault="00567B73" w:rsidP="00156367">
      <w:pPr>
        <w:pStyle w:val="text"/>
        <w:rPr>
          <w:lang w:val="fr-FR"/>
        </w:rPr>
      </w:pPr>
      <w:r w:rsidRPr="00567B73">
        <w:rPr>
          <w:lang w:val="fr-FR"/>
        </w:rPr>
        <w:t xml:space="preserve">La réalisation de ce projet a nécessité la mise en place d’un environnement technique complet, l’intégration de services de traitement vidéo tels que </w:t>
      </w:r>
      <w:proofErr w:type="spellStart"/>
      <w:r w:rsidRPr="00567B73">
        <w:rPr>
          <w:lang w:val="fr-FR"/>
        </w:rPr>
        <w:t>FFmpeg</w:t>
      </w:r>
      <w:proofErr w:type="spellEnd"/>
      <w:r w:rsidRPr="00567B73">
        <w:rPr>
          <w:lang w:val="fr-FR"/>
        </w:rPr>
        <w:t>, la génération de flux de streaming HLS, ainsi que la conception d’un back-office permettant la gestion des contenus et des utilisateurs. Une attention particulière a également été portée à la mise en place d’un front-office fluide et optimisé pour la consultation et la lecture des vidéos par les utilisateurs du site.</w:t>
      </w:r>
    </w:p>
    <w:p w14:paraId="76ED1021" w14:textId="77777777" w:rsidR="00567B73" w:rsidRDefault="00567B73" w:rsidP="00156367">
      <w:pPr>
        <w:pStyle w:val="text"/>
        <w:rPr>
          <w:lang w:val="fr-FR"/>
        </w:rPr>
      </w:pPr>
      <w:r w:rsidRPr="00567B73">
        <w:rPr>
          <w:lang w:val="fr-FR"/>
        </w:rPr>
        <w:t>Dans ce chapitre, nous détaillerons les différentes étapes de développement, les choix techniques adoptés, les difficultés rencontrées ainsi que les solutions mises en œuvre, avant de présenter les résultats obtenus.</w:t>
      </w:r>
    </w:p>
    <w:p w14:paraId="7EE69FBD" w14:textId="65756EED" w:rsidR="004367F2" w:rsidRDefault="004367F2" w:rsidP="00114965">
      <w:pPr>
        <w:pStyle w:val="Heading3"/>
        <w:numPr>
          <w:ilvl w:val="1"/>
          <w:numId w:val="14"/>
        </w:numPr>
        <w:spacing w:before="240" w:after="240"/>
        <w:rPr>
          <w:rFonts w:asciiTheme="majorBidi" w:hAnsiTheme="majorBidi"/>
        </w:rPr>
      </w:pPr>
      <w:bookmarkStart w:id="168" w:name="_Toc201168321"/>
      <w:bookmarkStart w:id="169" w:name="_Toc232736160"/>
      <w:r w:rsidRPr="00156367">
        <w:rPr>
          <w:rFonts w:asciiTheme="majorBidi" w:hAnsiTheme="majorBidi"/>
        </w:rPr>
        <w:t>Outils et technologies utilisés</w:t>
      </w:r>
      <w:bookmarkEnd w:id="168"/>
      <w:bookmarkEnd w:id="169"/>
    </w:p>
    <w:p w14:paraId="4F1D80B2" w14:textId="212AFC63" w:rsidR="00E12836" w:rsidRPr="00156367" w:rsidRDefault="004367F2" w:rsidP="00156367">
      <w:pPr>
        <w:pStyle w:val="text"/>
        <w:rPr>
          <w:lang w:val="fr-FR"/>
        </w:rPr>
      </w:pPr>
      <w:r w:rsidRPr="00156367">
        <w:rPr>
          <w:lang w:val="fr-FR"/>
        </w:rPr>
        <w:t xml:space="preserve">La réalisation du projet a nécessité l’utilisation d’un ensemble d’outils, de </w:t>
      </w:r>
      <w:r w:rsidR="00156367" w:rsidRPr="00156367">
        <w:rPr>
          <w:lang w:val="fr-FR"/>
        </w:rPr>
        <w:t>Framework</w:t>
      </w:r>
      <w:r w:rsidRPr="00156367">
        <w:rPr>
          <w:lang w:val="fr-FR"/>
        </w:rPr>
        <w:t xml:space="preserve"> et de </w:t>
      </w:r>
      <w:r w:rsidR="00156367" w:rsidRPr="00156367">
        <w:rPr>
          <w:lang w:val="fr-FR"/>
        </w:rPr>
        <w:t>technologies adaptées</w:t>
      </w:r>
      <w:r w:rsidRPr="00156367">
        <w:rPr>
          <w:lang w:val="fr-FR"/>
        </w:rPr>
        <w:t xml:space="preserve"> au contexte technique de la MAP et aux objectifs de la plateforme de streaming vidéo. Le tableau suivant récapitule les principaux éléments mobilisés tout au long du projet :</w:t>
      </w:r>
    </w:p>
    <w:p w14:paraId="0CD0DEC8" w14:textId="77777777" w:rsidR="00D65F77" w:rsidRDefault="00D65F77" w:rsidP="004367F2">
      <w:pPr>
        <w:rPr>
          <w:rFonts w:asciiTheme="majorBidi" w:hAnsiTheme="majorBidi" w:cstheme="majorBidi"/>
        </w:rPr>
      </w:pPr>
    </w:p>
    <w:tbl>
      <w:tblPr>
        <w:tblStyle w:val="TableNormal2"/>
        <w:tblpPr w:leftFromText="141" w:rightFromText="141" w:vertAnchor="text" w:tblpX="1003"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2"/>
        <w:gridCol w:w="1652"/>
        <w:gridCol w:w="2126"/>
        <w:gridCol w:w="3268"/>
      </w:tblGrid>
      <w:tr w:rsidR="00D65F77" w14:paraId="22BBED15" w14:textId="77777777" w:rsidTr="00D65F77">
        <w:trPr>
          <w:trHeight w:val="345"/>
        </w:trPr>
        <w:tc>
          <w:tcPr>
            <w:tcW w:w="2302" w:type="dxa"/>
          </w:tcPr>
          <w:p w14:paraId="0632A902" w14:textId="65E81B5C" w:rsidR="00D65F77" w:rsidRPr="00D65F77" w:rsidRDefault="00D65F77" w:rsidP="00D65F77">
            <w:pPr>
              <w:pStyle w:val="TableParagraph"/>
              <w:spacing w:before="2"/>
              <w:jc w:val="center"/>
              <w:rPr>
                <w:rFonts w:asciiTheme="majorBidi" w:hAnsiTheme="majorBidi" w:cstheme="majorBidi"/>
                <w:b/>
                <w:sz w:val="24"/>
                <w:szCs w:val="24"/>
                <w:lang w:val="fr-FR"/>
              </w:rPr>
            </w:pPr>
            <w:r w:rsidRPr="004367F2">
              <w:rPr>
                <w:rFonts w:asciiTheme="majorBidi" w:hAnsiTheme="majorBidi" w:cstheme="majorBidi"/>
                <w:b/>
                <w:color w:val="1F487C"/>
                <w:sz w:val="24"/>
                <w:szCs w:val="24"/>
                <w:lang w:val="fr-FR"/>
              </w:rPr>
              <w:t>Outil / Technologie</w:t>
            </w:r>
          </w:p>
        </w:tc>
        <w:tc>
          <w:tcPr>
            <w:tcW w:w="1652" w:type="dxa"/>
          </w:tcPr>
          <w:p w14:paraId="608A5C22" w14:textId="73B6303C" w:rsidR="00D65F77" w:rsidRDefault="00D65F77" w:rsidP="00D65F77">
            <w:pPr>
              <w:pStyle w:val="TableParagraph"/>
              <w:spacing w:before="2"/>
              <w:jc w:val="center"/>
              <w:rPr>
                <w:b/>
                <w:sz w:val="20"/>
              </w:rPr>
            </w:pPr>
            <w:r w:rsidRPr="004367F2">
              <w:rPr>
                <w:rFonts w:asciiTheme="majorBidi" w:hAnsiTheme="majorBidi" w:cstheme="majorBidi"/>
                <w:b/>
                <w:color w:val="1F487C"/>
                <w:sz w:val="24"/>
                <w:szCs w:val="24"/>
                <w:lang w:val="fr-FR"/>
              </w:rPr>
              <w:t>Version</w:t>
            </w:r>
          </w:p>
        </w:tc>
        <w:tc>
          <w:tcPr>
            <w:tcW w:w="2126" w:type="dxa"/>
          </w:tcPr>
          <w:p w14:paraId="36FD7D36" w14:textId="47C782B6" w:rsidR="00D65F77" w:rsidRPr="00D65F77" w:rsidRDefault="00D65F77" w:rsidP="00D65F77">
            <w:pPr>
              <w:pStyle w:val="TableParagraph"/>
              <w:spacing w:before="2"/>
              <w:jc w:val="center"/>
              <w:rPr>
                <w:rFonts w:asciiTheme="majorBidi" w:hAnsiTheme="majorBidi" w:cstheme="majorBidi"/>
                <w:b/>
                <w:color w:val="1F487C"/>
                <w:sz w:val="24"/>
                <w:szCs w:val="24"/>
                <w:lang w:val="fr-FR"/>
              </w:rPr>
            </w:pPr>
            <w:r w:rsidRPr="004367F2">
              <w:rPr>
                <w:rFonts w:asciiTheme="majorBidi" w:hAnsiTheme="majorBidi" w:cstheme="majorBidi"/>
                <w:b/>
                <w:color w:val="1F487C"/>
                <w:sz w:val="24"/>
                <w:szCs w:val="24"/>
                <w:lang w:val="fr-FR"/>
              </w:rPr>
              <w:t>Catégorie</w:t>
            </w:r>
          </w:p>
        </w:tc>
        <w:tc>
          <w:tcPr>
            <w:tcW w:w="3268" w:type="dxa"/>
          </w:tcPr>
          <w:p w14:paraId="35B959EF" w14:textId="747EC560" w:rsidR="00D65F77" w:rsidRPr="00D65F77" w:rsidRDefault="00D65F77" w:rsidP="00D65F77">
            <w:pPr>
              <w:pStyle w:val="TableParagraph"/>
              <w:spacing w:before="2"/>
              <w:jc w:val="center"/>
              <w:rPr>
                <w:rFonts w:asciiTheme="majorBidi" w:hAnsiTheme="majorBidi" w:cstheme="majorBidi"/>
                <w:b/>
                <w:color w:val="1F487C"/>
                <w:sz w:val="24"/>
                <w:szCs w:val="24"/>
                <w:lang w:val="fr-FR"/>
              </w:rPr>
            </w:pPr>
            <w:r w:rsidRPr="004367F2">
              <w:rPr>
                <w:rFonts w:asciiTheme="majorBidi" w:hAnsiTheme="majorBidi" w:cstheme="majorBidi"/>
                <w:b/>
                <w:color w:val="1F487C"/>
                <w:sz w:val="24"/>
                <w:szCs w:val="24"/>
                <w:lang w:val="fr-FR"/>
              </w:rPr>
              <w:t>Rôle dans le projet</w:t>
            </w:r>
          </w:p>
        </w:tc>
      </w:tr>
      <w:tr w:rsidR="00D65F77" w14:paraId="0F17D72B" w14:textId="77777777" w:rsidTr="00D65F77">
        <w:trPr>
          <w:trHeight w:val="691"/>
        </w:trPr>
        <w:tc>
          <w:tcPr>
            <w:tcW w:w="2302" w:type="dxa"/>
          </w:tcPr>
          <w:p w14:paraId="1E830E81" w14:textId="2D2C16FC" w:rsidR="00D65F77" w:rsidRPr="00D65F77" w:rsidRDefault="00D65F77" w:rsidP="00D65F77">
            <w:pPr>
              <w:pStyle w:val="TableParagraph"/>
              <w:jc w:val="center"/>
              <w:rPr>
                <w:b/>
                <w:bCs/>
                <w:sz w:val="24"/>
                <w:szCs w:val="24"/>
                <w:lang w:val="fr-FR"/>
              </w:rPr>
            </w:pPr>
            <w:r w:rsidRPr="004367F2">
              <w:rPr>
                <w:rFonts w:asciiTheme="majorBidi" w:hAnsiTheme="majorBidi" w:cstheme="majorBidi"/>
                <w:b/>
                <w:bCs/>
                <w:sz w:val="24"/>
                <w:szCs w:val="24"/>
                <w:lang w:val="fr-FR"/>
              </w:rPr>
              <w:t>ASP.NET Core</w:t>
            </w:r>
          </w:p>
        </w:tc>
        <w:tc>
          <w:tcPr>
            <w:tcW w:w="1652" w:type="dxa"/>
          </w:tcPr>
          <w:p w14:paraId="24D03678" w14:textId="5016F6E8" w:rsidR="00D65F77" w:rsidRPr="00D65F77" w:rsidRDefault="00D65F77" w:rsidP="00D65F77">
            <w:pPr>
              <w:pStyle w:val="TableParagraph"/>
              <w:jc w:val="center"/>
              <w:rPr>
                <w:sz w:val="24"/>
                <w:szCs w:val="24"/>
              </w:rPr>
            </w:pPr>
            <w:r w:rsidRPr="004367F2">
              <w:rPr>
                <w:rFonts w:asciiTheme="majorBidi" w:hAnsiTheme="majorBidi" w:cstheme="majorBidi"/>
                <w:sz w:val="24"/>
                <w:szCs w:val="24"/>
              </w:rPr>
              <w:t>8.0</w:t>
            </w:r>
          </w:p>
        </w:tc>
        <w:tc>
          <w:tcPr>
            <w:tcW w:w="2126" w:type="dxa"/>
          </w:tcPr>
          <w:p w14:paraId="61A3AC97" w14:textId="09664B65" w:rsidR="00D65F77" w:rsidRPr="00D65F77" w:rsidRDefault="00D65F77" w:rsidP="00D65F77">
            <w:pPr>
              <w:pStyle w:val="TableParagraph"/>
              <w:spacing w:line="210" w:lineRule="exact"/>
              <w:ind w:left="108"/>
              <w:jc w:val="center"/>
              <w:rPr>
                <w:sz w:val="24"/>
                <w:szCs w:val="24"/>
              </w:rPr>
            </w:pPr>
            <w:r w:rsidRPr="004367F2">
              <w:rPr>
                <w:rFonts w:asciiTheme="majorBidi" w:hAnsiTheme="majorBidi" w:cstheme="majorBidi"/>
                <w:sz w:val="24"/>
                <w:szCs w:val="24"/>
              </w:rPr>
              <w:t>Framework backend</w:t>
            </w:r>
          </w:p>
        </w:tc>
        <w:tc>
          <w:tcPr>
            <w:tcW w:w="3268" w:type="dxa"/>
          </w:tcPr>
          <w:p w14:paraId="5F20F9B1" w14:textId="66392D00" w:rsidR="00D65F77" w:rsidRPr="00D65F77" w:rsidRDefault="00D65F77" w:rsidP="00D65F77">
            <w:pPr>
              <w:pStyle w:val="TableParagraph"/>
              <w:ind w:left="108"/>
              <w:jc w:val="center"/>
              <w:rPr>
                <w:sz w:val="24"/>
                <w:szCs w:val="24"/>
                <w:lang w:val="fr-FR"/>
              </w:rPr>
            </w:pPr>
            <w:r w:rsidRPr="004367F2">
              <w:rPr>
                <w:rFonts w:asciiTheme="majorBidi" w:hAnsiTheme="majorBidi" w:cstheme="majorBidi"/>
                <w:sz w:val="24"/>
                <w:szCs w:val="24"/>
                <w:lang w:val="fr-FR"/>
              </w:rPr>
              <w:t>Développement de l’application web selon l’architecture MVC</w:t>
            </w:r>
          </w:p>
        </w:tc>
      </w:tr>
      <w:tr w:rsidR="00D65F77" w14:paraId="7C33C5F4" w14:textId="77777777" w:rsidTr="00D65F77">
        <w:trPr>
          <w:trHeight w:val="345"/>
        </w:trPr>
        <w:tc>
          <w:tcPr>
            <w:tcW w:w="2302" w:type="dxa"/>
            <w:vAlign w:val="center"/>
          </w:tcPr>
          <w:p w14:paraId="20A63443" w14:textId="6529D09E" w:rsidR="00D65F77" w:rsidRPr="00D65F77" w:rsidRDefault="00D65F77" w:rsidP="00D65F77">
            <w:pPr>
              <w:pStyle w:val="TableParagraph"/>
              <w:jc w:val="center"/>
              <w:rPr>
                <w:b/>
                <w:bCs/>
                <w:sz w:val="24"/>
                <w:szCs w:val="24"/>
              </w:rPr>
            </w:pPr>
            <w:r w:rsidRPr="004367F2">
              <w:rPr>
                <w:rFonts w:asciiTheme="majorBidi" w:hAnsiTheme="majorBidi" w:cstheme="majorBidi"/>
                <w:b/>
                <w:bCs/>
                <w:sz w:val="24"/>
                <w:szCs w:val="24"/>
              </w:rPr>
              <w:t>C#</w:t>
            </w:r>
          </w:p>
        </w:tc>
        <w:tc>
          <w:tcPr>
            <w:tcW w:w="1652" w:type="dxa"/>
            <w:vAlign w:val="center"/>
          </w:tcPr>
          <w:p w14:paraId="232FA530" w14:textId="61DA3909" w:rsidR="00D65F77" w:rsidRPr="00D65F77" w:rsidRDefault="00D65F77" w:rsidP="00D65F77">
            <w:pPr>
              <w:pStyle w:val="TableParagraph"/>
              <w:jc w:val="center"/>
              <w:rPr>
                <w:sz w:val="24"/>
                <w:szCs w:val="24"/>
              </w:rPr>
            </w:pPr>
            <w:r w:rsidRPr="004367F2">
              <w:rPr>
                <w:rFonts w:asciiTheme="majorBidi" w:hAnsiTheme="majorBidi" w:cstheme="majorBidi"/>
                <w:sz w:val="24"/>
                <w:szCs w:val="24"/>
              </w:rPr>
              <w:t>12 (compatible .NET 8)</w:t>
            </w:r>
          </w:p>
        </w:tc>
        <w:tc>
          <w:tcPr>
            <w:tcW w:w="2126" w:type="dxa"/>
            <w:vAlign w:val="center"/>
          </w:tcPr>
          <w:p w14:paraId="75E0FAC6" w14:textId="037EFD1B" w:rsidR="00D65F77" w:rsidRPr="00D65F77" w:rsidRDefault="00D65F77" w:rsidP="00D65F77">
            <w:pPr>
              <w:pStyle w:val="TableParagraph"/>
              <w:ind w:left="108"/>
              <w:jc w:val="center"/>
              <w:rPr>
                <w:sz w:val="24"/>
                <w:szCs w:val="24"/>
              </w:rPr>
            </w:pPr>
            <w:proofErr w:type="spellStart"/>
            <w:r w:rsidRPr="004367F2">
              <w:rPr>
                <w:rFonts w:asciiTheme="majorBidi" w:hAnsiTheme="majorBidi" w:cstheme="majorBidi"/>
                <w:sz w:val="24"/>
                <w:szCs w:val="24"/>
              </w:rPr>
              <w:t>Langage</w:t>
            </w:r>
            <w:proofErr w:type="spellEnd"/>
            <w:r w:rsidRPr="004367F2">
              <w:rPr>
                <w:rFonts w:asciiTheme="majorBidi" w:hAnsiTheme="majorBidi" w:cstheme="majorBidi"/>
                <w:sz w:val="24"/>
                <w:szCs w:val="24"/>
              </w:rPr>
              <w:t xml:space="preserve"> de </w:t>
            </w:r>
            <w:proofErr w:type="spellStart"/>
            <w:r w:rsidRPr="004367F2">
              <w:rPr>
                <w:rFonts w:asciiTheme="majorBidi" w:hAnsiTheme="majorBidi" w:cstheme="majorBidi"/>
                <w:sz w:val="24"/>
                <w:szCs w:val="24"/>
              </w:rPr>
              <w:t>programmation</w:t>
            </w:r>
            <w:proofErr w:type="spellEnd"/>
          </w:p>
        </w:tc>
        <w:tc>
          <w:tcPr>
            <w:tcW w:w="3268" w:type="dxa"/>
            <w:vAlign w:val="center"/>
          </w:tcPr>
          <w:p w14:paraId="5301840D" w14:textId="2D895B44" w:rsidR="00D65F77" w:rsidRPr="00D65F77" w:rsidRDefault="00D65F77" w:rsidP="00D65F77">
            <w:pPr>
              <w:pStyle w:val="TableParagraph"/>
              <w:ind w:left="108"/>
              <w:jc w:val="center"/>
              <w:rPr>
                <w:sz w:val="24"/>
                <w:szCs w:val="24"/>
                <w:lang w:val="fr-FR"/>
              </w:rPr>
            </w:pPr>
            <w:r w:rsidRPr="004367F2">
              <w:rPr>
                <w:rFonts w:asciiTheme="majorBidi" w:hAnsiTheme="majorBidi" w:cstheme="majorBidi"/>
                <w:sz w:val="24"/>
                <w:szCs w:val="24"/>
                <w:lang w:val="fr-FR"/>
              </w:rPr>
              <w:t>Langage principal utilisé pour la logique métier</w:t>
            </w:r>
          </w:p>
        </w:tc>
      </w:tr>
      <w:tr w:rsidR="00D65F77" w14:paraId="1F91DEC2" w14:textId="77777777" w:rsidTr="00D65F77">
        <w:trPr>
          <w:trHeight w:val="345"/>
        </w:trPr>
        <w:tc>
          <w:tcPr>
            <w:tcW w:w="2302" w:type="dxa"/>
            <w:vAlign w:val="center"/>
          </w:tcPr>
          <w:p w14:paraId="03F7BB05" w14:textId="0C39E98D"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Microsoft SQL Server</w:t>
            </w:r>
          </w:p>
        </w:tc>
        <w:tc>
          <w:tcPr>
            <w:tcW w:w="1652" w:type="dxa"/>
            <w:vAlign w:val="center"/>
          </w:tcPr>
          <w:p w14:paraId="51CE5062" w14:textId="24C18F48"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2022</w:t>
            </w:r>
          </w:p>
        </w:tc>
        <w:tc>
          <w:tcPr>
            <w:tcW w:w="2126" w:type="dxa"/>
            <w:vAlign w:val="center"/>
          </w:tcPr>
          <w:p w14:paraId="72EEA7D3" w14:textId="30A27474" w:rsidR="00D65F77" w:rsidRPr="00D65F77" w:rsidRDefault="00D65F77" w:rsidP="00D65F77">
            <w:pPr>
              <w:pStyle w:val="TableParagraph"/>
              <w:ind w:left="108"/>
              <w:jc w:val="center"/>
              <w:rPr>
                <w:rFonts w:asciiTheme="majorBidi" w:hAnsiTheme="majorBidi" w:cstheme="majorBidi"/>
                <w:sz w:val="24"/>
                <w:szCs w:val="24"/>
              </w:rPr>
            </w:pPr>
            <w:r w:rsidRPr="004367F2">
              <w:rPr>
                <w:rFonts w:asciiTheme="majorBidi" w:hAnsiTheme="majorBidi" w:cstheme="majorBidi"/>
                <w:sz w:val="24"/>
                <w:szCs w:val="24"/>
              </w:rPr>
              <w:t>Base de données</w:t>
            </w:r>
          </w:p>
        </w:tc>
        <w:tc>
          <w:tcPr>
            <w:tcW w:w="3268" w:type="dxa"/>
            <w:vAlign w:val="center"/>
          </w:tcPr>
          <w:p w14:paraId="48A93CE4" w14:textId="635A61ED"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Stockage des vidéos, utilisateurs, catégories et métadonnées</w:t>
            </w:r>
          </w:p>
        </w:tc>
      </w:tr>
      <w:tr w:rsidR="00D65F77" w14:paraId="189DD79B" w14:textId="77777777" w:rsidTr="00D65F77">
        <w:trPr>
          <w:trHeight w:val="345"/>
        </w:trPr>
        <w:tc>
          <w:tcPr>
            <w:tcW w:w="2302" w:type="dxa"/>
            <w:vAlign w:val="center"/>
          </w:tcPr>
          <w:p w14:paraId="25CF7CAF" w14:textId="1D6BAE7F"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Entity Framework Core</w:t>
            </w:r>
          </w:p>
        </w:tc>
        <w:tc>
          <w:tcPr>
            <w:tcW w:w="1652" w:type="dxa"/>
            <w:vAlign w:val="center"/>
          </w:tcPr>
          <w:p w14:paraId="23EF0D48" w14:textId="4711F91B"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8.0</w:t>
            </w:r>
          </w:p>
        </w:tc>
        <w:tc>
          <w:tcPr>
            <w:tcW w:w="2126" w:type="dxa"/>
            <w:vAlign w:val="center"/>
          </w:tcPr>
          <w:p w14:paraId="24DD567A" w14:textId="178E58C7" w:rsidR="00D65F77" w:rsidRPr="00D65F77" w:rsidRDefault="00D65F77" w:rsidP="00D65F77">
            <w:pPr>
              <w:pStyle w:val="TableParagraph"/>
              <w:ind w:left="108"/>
              <w:jc w:val="center"/>
              <w:rPr>
                <w:rFonts w:asciiTheme="majorBidi" w:hAnsiTheme="majorBidi" w:cstheme="majorBidi"/>
                <w:sz w:val="24"/>
                <w:szCs w:val="24"/>
              </w:rPr>
            </w:pPr>
            <w:r w:rsidRPr="004367F2">
              <w:rPr>
                <w:rFonts w:asciiTheme="majorBidi" w:hAnsiTheme="majorBidi" w:cstheme="majorBidi"/>
                <w:sz w:val="24"/>
                <w:szCs w:val="24"/>
              </w:rPr>
              <w:t>ORM</w:t>
            </w:r>
          </w:p>
        </w:tc>
        <w:tc>
          <w:tcPr>
            <w:tcW w:w="3268" w:type="dxa"/>
            <w:vAlign w:val="center"/>
          </w:tcPr>
          <w:p w14:paraId="5A4B5F8F" w14:textId="4AF08736"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Gestion des requêtes et communication avec la base de données</w:t>
            </w:r>
          </w:p>
        </w:tc>
      </w:tr>
      <w:tr w:rsidR="00D65F77" w14:paraId="4E3FCB60" w14:textId="77777777" w:rsidTr="00D65F77">
        <w:trPr>
          <w:trHeight w:val="345"/>
        </w:trPr>
        <w:tc>
          <w:tcPr>
            <w:tcW w:w="2302" w:type="dxa"/>
            <w:vAlign w:val="center"/>
          </w:tcPr>
          <w:p w14:paraId="5BA610A9" w14:textId="087FEFF2" w:rsidR="00D65F77" w:rsidRPr="00D65F77" w:rsidRDefault="00D65F77" w:rsidP="00D65F77">
            <w:pPr>
              <w:pStyle w:val="TableParagraph"/>
              <w:jc w:val="center"/>
              <w:rPr>
                <w:rFonts w:asciiTheme="majorBidi" w:hAnsiTheme="majorBidi" w:cstheme="majorBidi"/>
                <w:b/>
                <w:bCs/>
                <w:sz w:val="24"/>
                <w:szCs w:val="24"/>
              </w:rPr>
            </w:pPr>
            <w:proofErr w:type="spellStart"/>
            <w:r w:rsidRPr="004367F2">
              <w:rPr>
                <w:rFonts w:asciiTheme="majorBidi" w:hAnsiTheme="majorBidi" w:cstheme="majorBidi"/>
                <w:b/>
                <w:bCs/>
                <w:sz w:val="24"/>
                <w:szCs w:val="24"/>
              </w:rPr>
              <w:t>FFmpeg</w:t>
            </w:r>
            <w:proofErr w:type="spellEnd"/>
          </w:p>
        </w:tc>
        <w:tc>
          <w:tcPr>
            <w:tcW w:w="1652" w:type="dxa"/>
            <w:vAlign w:val="center"/>
          </w:tcPr>
          <w:p w14:paraId="0CDA082D" w14:textId="2F24DBC6"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5+</w:t>
            </w:r>
          </w:p>
        </w:tc>
        <w:tc>
          <w:tcPr>
            <w:tcW w:w="2126" w:type="dxa"/>
            <w:vAlign w:val="center"/>
          </w:tcPr>
          <w:p w14:paraId="23786597" w14:textId="341011FF" w:rsidR="00D65F77" w:rsidRPr="00D65F77" w:rsidRDefault="00D65F77" w:rsidP="00D65F77">
            <w:pPr>
              <w:pStyle w:val="TableParagraph"/>
              <w:ind w:left="108"/>
              <w:jc w:val="center"/>
              <w:rPr>
                <w:rFonts w:asciiTheme="majorBidi" w:hAnsiTheme="majorBidi" w:cstheme="majorBidi"/>
                <w:sz w:val="24"/>
                <w:szCs w:val="24"/>
              </w:rPr>
            </w:pPr>
            <w:proofErr w:type="spellStart"/>
            <w:r w:rsidRPr="004367F2">
              <w:rPr>
                <w:rFonts w:asciiTheme="majorBidi" w:hAnsiTheme="majorBidi" w:cstheme="majorBidi"/>
                <w:sz w:val="24"/>
                <w:szCs w:val="24"/>
              </w:rPr>
              <w:t>Outil</w:t>
            </w:r>
            <w:proofErr w:type="spellEnd"/>
            <w:r w:rsidRPr="004367F2">
              <w:rPr>
                <w:rFonts w:asciiTheme="majorBidi" w:hAnsiTheme="majorBidi" w:cstheme="majorBidi"/>
                <w:sz w:val="24"/>
                <w:szCs w:val="24"/>
              </w:rPr>
              <w:t xml:space="preserve"> de </w:t>
            </w:r>
            <w:proofErr w:type="spellStart"/>
            <w:r w:rsidRPr="004367F2">
              <w:rPr>
                <w:rFonts w:asciiTheme="majorBidi" w:hAnsiTheme="majorBidi" w:cstheme="majorBidi"/>
                <w:sz w:val="24"/>
                <w:szCs w:val="24"/>
              </w:rPr>
              <w:t>traitement</w:t>
            </w:r>
            <w:proofErr w:type="spellEnd"/>
            <w:r w:rsidRPr="004367F2">
              <w:rPr>
                <w:rFonts w:asciiTheme="majorBidi" w:hAnsiTheme="majorBidi" w:cstheme="majorBidi"/>
                <w:sz w:val="24"/>
                <w:szCs w:val="24"/>
              </w:rPr>
              <w:t xml:space="preserve"> </w:t>
            </w:r>
            <w:proofErr w:type="spellStart"/>
            <w:r w:rsidRPr="004367F2">
              <w:rPr>
                <w:rFonts w:asciiTheme="majorBidi" w:hAnsiTheme="majorBidi" w:cstheme="majorBidi"/>
                <w:sz w:val="24"/>
                <w:szCs w:val="24"/>
              </w:rPr>
              <w:t>vidéo</w:t>
            </w:r>
            <w:proofErr w:type="spellEnd"/>
          </w:p>
        </w:tc>
        <w:tc>
          <w:tcPr>
            <w:tcW w:w="3268" w:type="dxa"/>
            <w:vAlign w:val="center"/>
          </w:tcPr>
          <w:p w14:paraId="5CDE1105" w14:textId="678F4005"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Transcodage des vidéos et conversion en formats compatibles streaming</w:t>
            </w:r>
          </w:p>
        </w:tc>
      </w:tr>
      <w:tr w:rsidR="00D65F77" w14:paraId="74896CB6" w14:textId="77777777" w:rsidTr="00D65F77">
        <w:trPr>
          <w:trHeight w:val="345"/>
        </w:trPr>
        <w:tc>
          <w:tcPr>
            <w:tcW w:w="2302" w:type="dxa"/>
            <w:vAlign w:val="center"/>
          </w:tcPr>
          <w:p w14:paraId="2890ABA7" w14:textId="7D97FE97"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HLS (HTTP Live Streaming)</w:t>
            </w:r>
          </w:p>
        </w:tc>
        <w:tc>
          <w:tcPr>
            <w:tcW w:w="1652" w:type="dxa"/>
            <w:vAlign w:val="center"/>
          </w:tcPr>
          <w:p w14:paraId="5115E92D" w14:textId="4B0EF3F2"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Standard</w:t>
            </w:r>
          </w:p>
        </w:tc>
        <w:tc>
          <w:tcPr>
            <w:tcW w:w="2126" w:type="dxa"/>
            <w:vAlign w:val="center"/>
          </w:tcPr>
          <w:p w14:paraId="509F5670" w14:textId="17B165F4" w:rsidR="00D65F77" w:rsidRPr="00D65F77" w:rsidRDefault="00D65F77" w:rsidP="00D65F77">
            <w:pPr>
              <w:pStyle w:val="TableParagraph"/>
              <w:ind w:left="108"/>
              <w:jc w:val="center"/>
              <w:rPr>
                <w:rFonts w:asciiTheme="majorBidi" w:hAnsiTheme="majorBidi" w:cstheme="majorBidi"/>
                <w:sz w:val="24"/>
                <w:szCs w:val="24"/>
              </w:rPr>
            </w:pPr>
            <w:proofErr w:type="spellStart"/>
            <w:r w:rsidRPr="004367F2">
              <w:rPr>
                <w:rFonts w:asciiTheme="majorBidi" w:hAnsiTheme="majorBidi" w:cstheme="majorBidi"/>
                <w:sz w:val="24"/>
                <w:szCs w:val="24"/>
              </w:rPr>
              <w:t>Protocole</w:t>
            </w:r>
            <w:proofErr w:type="spellEnd"/>
            <w:r w:rsidRPr="004367F2">
              <w:rPr>
                <w:rFonts w:asciiTheme="majorBidi" w:hAnsiTheme="majorBidi" w:cstheme="majorBidi"/>
                <w:sz w:val="24"/>
                <w:szCs w:val="24"/>
              </w:rPr>
              <w:t xml:space="preserve"> de streaming</w:t>
            </w:r>
          </w:p>
        </w:tc>
        <w:tc>
          <w:tcPr>
            <w:tcW w:w="3268" w:type="dxa"/>
            <w:vAlign w:val="center"/>
          </w:tcPr>
          <w:p w14:paraId="0BC3E088" w14:textId="0BA10FB8"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Diffusion adaptative des vidéos en streaming</w:t>
            </w:r>
          </w:p>
        </w:tc>
      </w:tr>
      <w:tr w:rsidR="00D65F77" w14:paraId="4FB44DCE" w14:textId="77777777" w:rsidTr="00D65F77">
        <w:trPr>
          <w:trHeight w:val="345"/>
        </w:trPr>
        <w:tc>
          <w:tcPr>
            <w:tcW w:w="2302" w:type="dxa"/>
            <w:vAlign w:val="center"/>
          </w:tcPr>
          <w:p w14:paraId="0E4EF6E3" w14:textId="3CE4C3A9"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HTML5 / CSS3 / JavaScript</w:t>
            </w:r>
          </w:p>
        </w:tc>
        <w:tc>
          <w:tcPr>
            <w:tcW w:w="1652" w:type="dxa"/>
            <w:vAlign w:val="center"/>
          </w:tcPr>
          <w:p w14:paraId="06622C46" w14:textId="2F32FE9E"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Standards web</w:t>
            </w:r>
          </w:p>
        </w:tc>
        <w:tc>
          <w:tcPr>
            <w:tcW w:w="2126" w:type="dxa"/>
            <w:vAlign w:val="center"/>
          </w:tcPr>
          <w:p w14:paraId="7F4929AE" w14:textId="525EAD2B" w:rsidR="00D65F77" w:rsidRPr="00D65F77" w:rsidRDefault="00D65F77" w:rsidP="00D65F77">
            <w:pPr>
              <w:pStyle w:val="TableParagraph"/>
              <w:ind w:left="108"/>
              <w:jc w:val="center"/>
              <w:rPr>
                <w:rFonts w:asciiTheme="majorBidi" w:hAnsiTheme="majorBidi" w:cstheme="majorBidi"/>
                <w:sz w:val="24"/>
                <w:szCs w:val="24"/>
              </w:rPr>
            </w:pPr>
            <w:r w:rsidRPr="004367F2">
              <w:rPr>
                <w:rFonts w:asciiTheme="majorBidi" w:hAnsiTheme="majorBidi" w:cstheme="majorBidi"/>
                <w:sz w:val="24"/>
                <w:szCs w:val="24"/>
              </w:rPr>
              <w:t>Frontend</w:t>
            </w:r>
          </w:p>
        </w:tc>
        <w:tc>
          <w:tcPr>
            <w:tcW w:w="3268" w:type="dxa"/>
            <w:vAlign w:val="center"/>
          </w:tcPr>
          <w:p w14:paraId="34D0F784" w14:textId="15262630"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Développement de l’interface utilisateur et du lecteur vidéo</w:t>
            </w:r>
          </w:p>
        </w:tc>
      </w:tr>
      <w:tr w:rsidR="00D65F77" w14:paraId="0B2F8CA1" w14:textId="77777777" w:rsidTr="00D65F77">
        <w:trPr>
          <w:trHeight w:val="345"/>
        </w:trPr>
        <w:tc>
          <w:tcPr>
            <w:tcW w:w="2302" w:type="dxa"/>
            <w:vAlign w:val="center"/>
          </w:tcPr>
          <w:p w14:paraId="3DBB2314" w14:textId="7393B190"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Visual Studio</w:t>
            </w:r>
          </w:p>
        </w:tc>
        <w:tc>
          <w:tcPr>
            <w:tcW w:w="1652" w:type="dxa"/>
            <w:vAlign w:val="center"/>
          </w:tcPr>
          <w:p w14:paraId="4F3D8D55" w14:textId="040FCF03"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2022</w:t>
            </w:r>
          </w:p>
        </w:tc>
        <w:tc>
          <w:tcPr>
            <w:tcW w:w="2126" w:type="dxa"/>
            <w:vAlign w:val="center"/>
          </w:tcPr>
          <w:p w14:paraId="0763D245" w14:textId="6D855691" w:rsidR="00D65F77" w:rsidRPr="00D65F77" w:rsidRDefault="00D65F77" w:rsidP="00D65F77">
            <w:pPr>
              <w:pStyle w:val="TableParagraph"/>
              <w:ind w:left="108"/>
              <w:jc w:val="center"/>
              <w:rPr>
                <w:rFonts w:asciiTheme="majorBidi" w:hAnsiTheme="majorBidi" w:cstheme="majorBidi"/>
                <w:sz w:val="24"/>
                <w:szCs w:val="24"/>
              </w:rPr>
            </w:pPr>
            <w:r w:rsidRPr="004367F2">
              <w:rPr>
                <w:rFonts w:asciiTheme="majorBidi" w:hAnsiTheme="majorBidi" w:cstheme="majorBidi"/>
                <w:sz w:val="24"/>
                <w:szCs w:val="24"/>
              </w:rPr>
              <w:t>IDE</w:t>
            </w:r>
          </w:p>
        </w:tc>
        <w:tc>
          <w:tcPr>
            <w:tcW w:w="3268" w:type="dxa"/>
            <w:vAlign w:val="center"/>
          </w:tcPr>
          <w:p w14:paraId="1B86531F" w14:textId="2F56E686"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 xml:space="preserve">Environnement principal de développement, </w:t>
            </w:r>
            <w:proofErr w:type="spellStart"/>
            <w:r w:rsidRPr="004367F2">
              <w:rPr>
                <w:rFonts w:asciiTheme="majorBidi" w:hAnsiTheme="majorBidi" w:cstheme="majorBidi"/>
                <w:sz w:val="24"/>
                <w:szCs w:val="24"/>
                <w:lang w:val="fr-FR"/>
              </w:rPr>
              <w:t>debug</w:t>
            </w:r>
            <w:proofErr w:type="spellEnd"/>
            <w:r w:rsidRPr="004367F2">
              <w:rPr>
                <w:rFonts w:asciiTheme="majorBidi" w:hAnsiTheme="majorBidi" w:cstheme="majorBidi"/>
                <w:sz w:val="24"/>
                <w:szCs w:val="24"/>
                <w:lang w:val="fr-FR"/>
              </w:rPr>
              <w:t xml:space="preserve"> et test</w:t>
            </w:r>
          </w:p>
        </w:tc>
      </w:tr>
      <w:tr w:rsidR="00D65F77" w14:paraId="6A2E07C3" w14:textId="77777777" w:rsidTr="00D65F77">
        <w:trPr>
          <w:trHeight w:val="345"/>
        </w:trPr>
        <w:tc>
          <w:tcPr>
            <w:tcW w:w="2302" w:type="dxa"/>
            <w:vAlign w:val="center"/>
          </w:tcPr>
          <w:p w14:paraId="6D0F98C1" w14:textId="33D6613F"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Kestrel Server</w:t>
            </w:r>
          </w:p>
        </w:tc>
        <w:tc>
          <w:tcPr>
            <w:tcW w:w="1652" w:type="dxa"/>
            <w:vAlign w:val="center"/>
          </w:tcPr>
          <w:p w14:paraId="0A6423CB" w14:textId="425D7B10"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8.0 (</w:t>
            </w:r>
            <w:proofErr w:type="spellStart"/>
            <w:r w:rsidRPr="004367F2">
              <w:rPr>
                <w:rFonts w:asciiTheme="majorBidi" w:hAnsiTheme="majorBidi" w:cstheme="majorBidi"/>
                <w:sz w:val="24"/>
                <w:szCs w:val="24"/>
              </w:rPr>
              <w:t>intégré</w:t>
            </w:r>
            <w:proofErr w:type="spellEnd"/>
            <w:r w:rsidRPr="004367F2">
              <w:rPr>
                <w:rFonts w:asciiTheme="majorBidi" w:hAnsiTheme="majorBidi" w:cstheme="majorBidi"/>
                <w:sz w:val="24"/>
                <w:szCs w:val="24"/>
              </w:rPr>
              <w:t xml:space="preserve"> .NET 8)</w:t>
            </w:r>
          </w:p>
        </w:tc>
        <w:tc>
          <w:tcPr>
            <w:tcW w:w="2126" w:type="dxa"/>
            <w:vAlign w:val="center"/>
          </w:tcPr>
          <w:p w14:paraId="3EBDEA01" w14:textId="1746F21A" w:rsidR="00D65F77" w:rsidRPr="00D65F77" w:rsidRDefault="00D65F77" w:rsidP="00D65F77">
            <w:pPr>
              <w:pStyle w:val="TableParagraph"/>
              <w:ind w:left="108"/>
              <w:jc w:val="center"/>
              <w:rPr>
                <w:rFonts w:asciiTheme="majorBidi" w:hAnsiTheme="majorBidi" w:cstheme="majorBidi"/>
                <w:sz w:val="24"/>
                <w:szCs w:val="24"/>
              </w:rPr>
            </w:pPr>
            <w:proofErr w:type="spellStart"/>
            <w:r w:rsidRPr="004367F2">
              <w:rPr>
                <w:rFonts w:asciiTheme="majorBidi" w:hAnsiTheme="majorBidi" w:cstheme="majorBidi"/>
                <w:sz w:val="24"/>
                <w:szCs w:val="24"/>
              </w:rPr>
              <w:t>Serveur</w:t>
            </w:r>
            <w:proofErr w:type="spellEnd"/>
            <w:r w:rsidRPr="004367F2">
              <w:rPr>
                <w:rFonts w:asciiTheme="majorBidi" w:hAnsiTheme="majorBidi" w:cstheme="majorBidi"/>
                <w:sz w:val="24"/>
                <w:szCs w:val="24"/>
              </w:rPr>
              <w:t xml:space="preserve"> web</w:t>
            </w:r>
          </w:p>
        </w:tc>
        <w:tc>
          <w:tcPr>
            <w:tcW w:w="3268" w:type="dxa"/>
            <w:vAlign w:val="center"/>
          </w:tcPr>
          <w:p w14:paraId="16C6F83D" w14:textId="17C28865"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Hébergement de l’application durant l’exécution</w:t>
            </w:r>
          </w:p>
        </w:tc>
      </w:tr>
      <w:tr w:rsidR="00D65F77" w14:paraId="09AEE994" w14:textId="77777777" w:rsidTr="00D65F77">
        <w:trPr>
          <w:trHeight w:val="345"/>
        </w:trPr>
        <w:tc>
          <w:tcPr>
            <w:tcW w:w="2302" w:type="dxa"/>
            <w:vAlign w:val="center"/>
          </w:tcPr>
          <w:p w14:paraId="41ADD6A5" w14:textId="0C218C30"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IIS Express</w:t>
            </w:r>
          </w:p>
        </w:tc>
        <w:tc>
          <w:tcPr>
            <w:tcW w:w="1652" w:type="dxa"/>
            <w:vAlign w:val="center"/>
          </w:tcPr>
          <w:p w14:paraId="451053A7" w14:textId="7E0BB2F9"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2022</w:t>
            </w:r>
          </w:p>
        </w:tc>
        <w:tc>
          <w:tcPr>
            <w:tcW w:w="2126" w:type="dxa"/>
            <w:vAlign w:val="center"/>
          </w:tcPr>
          <w:p w14:paraId="1E661419" w14:textId="21DDFABD" w:rsidR="00D65F77" w:rsidRPr="00D65F77" w:rsidRDefault="00D65F77" w:rsidP="00D65F77">
            <w:pPr>
              <w:pStyle w:val="TableParagraph"/>
              <w:ind w:left="108"/>
              <w:jc w:val="center"/>
              <w:rPr>
                <w:rFonts w:asciiTheme="majorBidi" w:hAnsiTheme="majorBidi" w:cstheme="majorBidi"/>
                <w:sz w:val="24"/>
                <w:szCs w:val="24"/>
              </w:rPr>
            </w:pPr>
            <w:proofErr w:type="spellStart"/>
            <w:r w:rsidRPr="004367F2">
              <w:rPr>
                <w:rFonts w:asciiTheme="majorBidi" w:hAnsiTheme="majorBidi" w:cstheme="majorBidi"/>
                <w:sz w:val="24"/>
                <w:szCs w:val="24"/>
              </w:rPr>
              <w:t>Serveur</w:t>
            </w:r>
            <w:proofErr w:type="spellEnd"/>
            <w:r w:rsidRPr="004367F2">
              <w:rPr>
                <w:rFonts w:asciiTheme="majorBidi" w:hAnsiTheme="majorBidi" w:cstheme="majorBidi"/>
                <w:sz w:val="24"/>
                <w:szCs w:val="24"/>
              </w:rPr>
              <w:t xml:space="preserve"> web</w:t>
            </w:r>
          </w:p>
        </w:tc>
        <w:tc>
          <w:tcPr>
            <w:tcW w:w="3268" w:type="dxa"/>
            <w:vAlign w:val="center"/>
          </w:tcPr>
          <w:p w14:paraId="4D1DC22C" w14:textId="5BE8D6F0"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Exécution et test local de l’application</w:t>
            </w:r>
          </w:p>
        </w:tc>
      </w:tr>
      <w:tr w:rsidR="00A17954" w14:paraId="4C176FC5" w14:textId="77777777" w:rsidTr="00D65F77">
        <w:trPr>
          <w:trHeight w:val="345"/>
        </w:trPr>
        <w:tc>
          <w:tcPr>
            <w:tcW w:w="2302" w:type="dxa"/>
            <w:vAlign w:val="center"/>
          </w:tcPr>
          <w:p w14:paraId="53135530" w14:textId="1FA819E6" w:rsidR="00A17954" w:rsidRPr="004367F2" w:rsidRDefault="00A17954" w:rsidP="00A17954">
            <w:pPr>
              <w:pStyle w:val="TableParagraph"/>
              <w:jc w:val="center"/>
              <w:rPr>
                <w:rFonts w:asciiTheme="majorBidi" w:hAnsiTheme="majorBidi" w:cstheme="majorBidi"/>
                <w:b/>
                <w:bCs/>
                <w:sz w:val="24"/>
                <w:szCs w:val="24"/>
              </w:rPr>
            </w:pPr>
            <w:proofErr w:type="spellStart"/>
            <w:r w:rsidRPr="00A17954">
              <w:rPr>
                <w:rFonts w:asciiTheme="majorBidi" w:hAnsiTheme="majorBidi" w:cstheme="majorBidi"/>
                <w:b/>
                <w:bCs/>
                <w:sz w:val="24"/>
                <w:szCs w:val="24"/>
                <w:lang w:val="fr-FR"/>
              </w:rPr>
              <w:t>Angular</w:t>
            </w:r>
            <w:proofErr w:type="spellEnd"/>
          </w:p>
        </w:tc>
        <w:tc>
          <w:tcPr>
            <w:tcW w:w="1652" w:type="dxa"/>
            <w:vAlign w:val="center"/>
          </w:tcPr>
          <w:p w14:paraId="27B7EBD4" w14:textId="0B28D830" w:rsidR="00A17954" w:rsidRPr="004367F2" w:rsidRDefault="00A17954" w:rsidP="00A17954">
            <w:pPr>
              <w:pStyle w:val="TableParagraph"/>
              <w:jc w:val="center"/>
              <w:rPr>
                <w:rFonts w:asciiTheme="majorBidi" w:hAnsiTheme="majorBidi" w:cstheme="majorBidi"/>
                <w:sz w:val="24"/>
                <w:szCs w:val="24"/>
              </w:rPr>
            </w:pPr>
            <w:r w:rsidRPr="00A17954">
              <w:rPr>
                <w:rFonts w:asciiTheme="majorBidi" w:hAnsiTheme="majorBidi" w:cstheme="majorBidi"/>
                <w:sz w:val="24"/>
                <w:szCs w:val="24"/>
                <w:lang w:val="fr-FR"/>
              </w:rPr>
              <w:t>17+</w:t>
            </w:r>
          </w:p>
        </w:tc>
        <w:tc>
          <w:tcPr>
            <w:tcW w:w="2126" w:type="dxa"/>
            <w:vAlign w:val="center"/>
          </w:tcPr>
          <w:p w14:paraId="55DEF23D" w14:textId="4C11B441" w:rsidR="00A17954" w:rsidRPr="004367F2" w:rsidRDefault="00A17954" w:rsidP="00A17954">
            <w:pPr>
              <w:pStyle w:val="TableParagraph"/>
              <w:ind w:left="108"/>
              <w:jc w:val="center"/>
              <w:rPr>
                <w:rFonts w:asciiTheme="majorBidi" w:hAnsiTheme="majorBidi" w:cstheme="majorBidi"/>
                <w:sz w:val="24"/>
                <w:szCs w:val="24"/>
              </w:rPr>
            </w:pPr>
            <w:r w:rsidRPr="00A17954">
              <w:rPr>
                <w:rFonts w:asciiTheme="majorBidi" w:hAnsiTheme="majorBidi" w:cstheme="majorBidi"/>
                <w:sz w:val="24"/>
                <w:szCs w:val="24"/>
                <w:lang w:val="fr-FR"/>
              </w:rPr>
              <w:t>Framework frontend</w:t>
            </w:r>
          </w:p>
        </w:tc>
        <w:tc>
          <w:tcPr>
            <w:tcW w:w="3268" w:type="dxa"/>
            <w:vAlign w:val="center"/>
          </w:tcPr>
          <w:p w14:paraId="65000046" w14:textId="0B3D7430" w:rsidR="00A17954" w:rsidRPr="00A17954" w:rsidRDefault="00A17954" w:rsidP="00A17954">
            <w:pPr>
              <w:pStyle w:val="TableParagraph"/>
              <w:ind w:left="108"/>
              <w:jc w:val="center"/>
              <w:rPr>
                <w:rFonts w:asciiTheme="majorBidi" w:hAnsiTheme="majorBidi" w:cstheme="majorBidi"/>
                <w:sz w:val="24"/>
                <w:szCs w:val="24"/>
                <w:lang w:val="fr-FR"/>
              </w:rPr>
            </w:pPr>
            <w:r w:rsidRPr="00A17954">
              <w:rPr>
                <w:rFonts w:asciiTheme="majorBidi" w:hAnsiTheme="majorBidi" w:cstheme="majorBidi"/>
                <w:sz w:val="24"/>
                <w:szCs w:val="24"/>
                <w:lang w:val="fr-FR"/>
              </w:rPr>
              <w:t xml:space="preserve">Développement d’une interface </w:t>
            </w:r>
            <w:r w:rsidRPr="00A17954">
              <w:rPr>
                <w:rFonts w:asciiTheme="majorBidi" w:hAnsiTheme="majorBidi" w:cstheme="majorBidi"/>
                <w:sz w:val="24"/>
                <w:szCs w:val="24"/>
                <w:lang w:val="fr-FR"/>
              </w:rPr>
              <w:lastRenderedPageBreak/>
              <w:t>utilisateur dynamique, interactive et structurée, permettant la consommation de l’API backend et la gestion du catalogue vidéo</w:t>
            </w:r>
          </w:p>
        </w:tc>
      </w:tr>
    </w:tbl>
    <w:p w14:paraId="794DADE5" w14:textId="4B82EA23" w:rsidR="00D65F77" w:rsidRPr="00156367" w:rsidRDefault="00D65F77" w:rsidP="00D65F77">
      <w:pPr>
        <w:pStyle w:val="Caption"/>
        <w:jc w:val="center"/>
        <w:rPr>
          <w:rFonts w:asciiTheme="majorBidi" w:hAnsiTheme="majorBidi" w:cstheme="majorBidi"/>
          <w:i w:val="0"/>
          <w:iCs w:val="0"/>
        </w:rPr>
      </w:pPr>
      <w:bookmarkStart w:id="170" w:name="_Toc201173540"/>
      <w:bookmarkStart w:id="171" w:name="_Toc201168322"/>
      <w:r w:rsidRPr="00156367">
        <w:rPr>
          <w:rFonts w:asciiTheme="majorBidi" w:hAnsiTheme="majorBidi" w:cstheme="majorBidi"/>
          <w:i w:val="0"/>
          <w:iCs w:val="0"/>
        </w:rPr>
        <w:lastRenderedPageBreak/>
        <w:t xml:space="preserve">Tableau </w:t>
      </w:r>
      <w:r w:rsidRPr="00156367">
        <w:rPr>
          <w:rFonts w:asciiTheme="majorBidi" w:hAnsiTheme="majorBidi" w:cstheme="majorBidi"/>
          <w:i w:val="0"/>
          <w:iCs w:val="0"/>
        </w:rPr>
        <w:fldChar w:fldCharType="begin"/>
      </w:r>
      <w:r w:rsidRPr="00156367">
        <w:rPr>
          <w:rFonts w:asciiTheme="majorBidi" w:hAnsiTheme="majorBidi" w:cstheme="majorBidi"/>
          <w:i w:val="0"/>
          <w:iCs w:val="0"/>
        </w:rPr>
        <w:instrText xml:space="preserve"> SEQ Tableau \* ARABIC </w:instrText>
      </w:r>
      <w:r w:rsidRPr="00156367">
        <w:rPr>
          <w:rFonts w:asciiTheme="majorBidi" w:hAnsiTheme="majorBidi" w:cstheme="majorBidi"/>
          <w:i w:val="0"/>
          <w:iCs w:val="0"/>
        </w:rPr>
        <w:fldChar w:fldCharType="separate"/>
      </w:r>
      <w:r w:rsidRPr="00156367">
        <w:rPr>
          <w:rFonts w:asciiTheme="majorBidi" w:hAnsiTheme="majorBidi" w:cstheme="majorBidi"/>
          <w:i w:val="0"/>
          <w:iCs w:val="0"/>
          <w:noProof/>
        </w:rPr>
        <w:t>2</w:t>
      </w:r>
      <w:r w:rsidRPr="00156367">
        <w:rPr>
          <w:rFonts w:asciiTheme="majorBidi" w:hAnsiTheme="majorBidi" w:cstheme="majorBidi"/>
          <w:i w:val="0"/>
          <w:iCs w:val="0"/>
        </w:rPr>
        <w:fldChar w:fldCharType="end"/>
      </w:r>
      <w:r w:rsidRPr="00156367">
        <w:rPr>
          <w:rFonts w:asciiTheme="majorBidi" w:hAnsiTheme="majorBidi" w:cstheme="majorBidi"/>
          <w:i w:val="0"/>
          <w:iCs w:val="0"/>
        </w:rPr>
        <w:t>: Outil</w:t>
      </w:r>
      <w:del w:id="172" w:author="NOUREDDINE KERZAZI" w:date="2026-06-21T13:43:00Z">
        <w:r w:rsidRPr="00156367" w:rsidDel="0053613C">
          <w:rPr>
            <w:rFonts w:asciiTheme="majorBidi" w:hAnsiTheme="majorBidi" w:cstheme="majorBidi"/>
            <w:i w:val="0"/>
            <w:iCs w:val="0"/>
          </w:rPr>
          <w:delText>e</w:delText>
        </w:r>
      </w:del>
      <w:r w:rsidRPr="00156367">
        <w:rPr>
          <w:rFonts w:asciiTheme="majorBidi" w:hAnsiTheme="majorBidi" w:cstheme="majorBidi"/>
          <w:i w:val="0"/>
          <w:iCs w:val="0"/>
        </w:rPr>
        <w:t>s/Technologies utilisés</w:t>
      </w:r>
      <w:bookmarkEnd w:id="170"/>
    </w:p>
    <w:p w14:paraId="27D39C4F" w14:textId="0BF945DF" w:rsidR="00D65F77" w:rsidRDefault="00D65F77" w:rsidP="00156367">
      <w:pPr>
        <w:pStyle w:val="Heading4"/>
        <w:ind w:left="1440"/>
        <w:rPr>
          <w:rFonts w:asciiTheme="majorBidi" w:hAnsiTheme="majorBidi"/>
          <w:i w:val="0"/>
          <w:iCs w:val="0"/>
          <w:sz w:val="24"/>
          <w:szCs w:val="24"/>
        </w:rPr>
      </w:pPr>
      <w:r>
        <w:br w:type="textWrapping" w:clear="all"/>
      </w:r>
      <w:bookmarkStart w:id="173" w:name="_Toc232736161"/>
      <w:r w:rsidRPr="00156367">
        <w:rPr>
          <w:rFonts w:asciiTheme="majorBidi" w:hAnsiTheme="majorBidi"/>
          <w:i w:val="0"/>
          <w:iCs w:val="0"/>
          <w:sz w:val="24"/>
          <w:szCs w:val="24"/>
        </w:rPr>
        <w:t>1.1</w:t>
      </w:r>
      <w:r w:rsidR="00156367">
        <w:rPr>
          <w:rFonts w:asciiTheme="majorBidi" w:hAnsiTheme="majorBidi"/>
          <w:i w:val="0"/>
          <w:iCs w:val="0"/>
          <w:sz w:val="24"/>
          <w:szCs w:val="24"/>
        </w:rPr>
        <w:t xml:space="preserve"> </w:t>
      </w:r>
      <w:r w:rsidR="00AB6876" w:rsidRPr="00156367">
        <w:rPr>
          <w:rFonts w:asciiTheme="majorBidi" w:hAnsiTheme="majorBidi"/>
          <w:i w:val="0"/>
          <w:iCs w:val="0"/>
          <w:sz w:val="24"/>
          <w:szCs w:val="24"/>
        </w:rPr>
        <w:t>Outils de développement :</w:t>
      </w:r>
      <w:bookmarkEnd w:id="171"/>
      <w:bookmarkEnd w:id="173"/>
    </w:p>
    <w:p w14:paraId="21C55A2D" w14:textId="77777777" w:rsidR="00156367" w:rsidRPr="00085E89" w:rsidRDefault="00156367" w:rsidP="00156367">
      <w:pPr>
        <w:rPr>
          <w:rFonts w:asciiTheme="majorBidi" w:hAnsiTheme="majorBidi" w:cstheme="majorBidi"/>
        </w:rPr>
      </w:pPr>
    </w:p>
    <w:p w14:paraId="765C7917" w14:textId="46E437C2" w:rsidR="004367F2" w:rsidRPr="00156367" w:rsidRDefault="00694910" w:rsidP="00156367">
      <w:pPr>
        <w:pStyle w:val="text"/>
        <w:rPr>
          <w:lang w:val="fr-FR"/>
        </w:rPr>
      </w:pPr>
      <w:r w:rsidRPr="00156367">
        <w:rPr>
          <w:lang w:val="fr-FR"/>
        </w:rPr>
        <w:t>La réalisation de la plateforme de streaming vidéo a nécessité l’utilisation de plusieurs outils et technologies complémentaires. Chaque outil joue un rôle précis dans le développement, le traitement des données et la diffusion des contenus multimédias.</w:t>
      </w:r>
    </w:p>
    <w:p w14:paraId="7E92246D" w14:textId="5C943AE4" w:rsidR="007B1B19" w:rsidRPr="007B1B19" w:rsidRDefault="007B1B19" w:rsidP="00C53DCD">
      <w:pPr>
        <w:jc w:val="center"/>
        <w:rPr>
          <w:rFonts w:asciiTheme="majorBidi" w:hAnsiTheme="majorBidi" w:cstheme="majorBidi"/>
          <w:b/>
          <w:bCs/>
          <w:sz w:val="24"/>
          <w:szCs w:val="24"/>
        </w:rPr>
      </w:pPr>
      <w:r w:rsidRPr="00156367">
        <w:rPr>
          <w:rFonts w:asciiTheme="majorBidi" w:hAnsiTheme="majorBidi" w:cstheme="majorBidi"/>
          <w:b/>
          <w:bCs/>
          <w:noProof/>
          <w:sz w:val="24"/>
          <w:szCs w:val="24"/>
        </w:rPr>
        <w:drawing>
          <wp:inline distT="0" distB="0" distL="0" distR="0" wp14:anchorId="3DA4231B" wp14:editId="22E5B4D1">
            <wp:extent cx="534035" cy="561124"/>
            <wp:effectExtent l="0" t="0" r="0" b="0"/>
            <wp:docPr id="1989598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98302" name=""/>
                    <pic:cNvPicPr/>
                  </pic:nvPicPr>
                  <pic:blipFill>
                    <a:blip r:embed="rId56"/>
                    <a:stretch>
                      <a:fillRect/>
                    </a:stretch>
                  </pic:blipFill>
                  <pic:spPr>
                    <a:xfrm>
                      <a:off x="0" y="0"/>
                      <a:ext cx="554361" cy="582481"/>
                    </a:xfrm>
                    <a:prstGeom prst="rect">
                      <a:avLst/>
                    </a:prstGeom>
                  </pic:spPr>
                </pic:pic>
              </a:graphicData>
            </a:graphic>
          </wp:inline>
        </w:drawing>
      </w:r>
      <w:r w:rsidRPr="007B1B19">
        <w:rPr>
          <w:rFonts w:asciiTheme="majorBidi" w:hAnsiTheme="majorBidi" w:cstheme="majorBidi"/>
          <w:b/>
          <w:bCs/>
          <w:sz w:val="24"/>
          <w:szCs w:val="24"/>
        </w:rPr>
        <w:t>ASP.NET Core</w:t>
      </w:r>
    </w:p>
    <w:p w14:paraId="478C5977" w14:textId="3C881463" w:rsidR="007B1B19" w:rsidRDefault="007B1B19" w:rsidP="00156367">
      <w:pPr>
        <w:pStyle w:val="text"/>
        <w:rPr>
          <w:lang w:val="fr-FR"/>
        </w:rPr>
      </w:pPr>
      <w:r w:rsidRPr="007B1B19">
        <w:rPr>
          <w:lang w:val="fr-FR"/>
        </w:rPr>
        <w:t xml:space="preserve">ASP.NET </w:t>
      </w:r>
      <w:proofErr w:type="spellStart"/>
      <w:r w:rsidRPr="007B1B19">
        <w:rPr>
          <w:lang w:val="fr-FR"/>
        </w:rPr>
        <w:t>Core</w:t>
      </w:r>
      <w:proofErr w:type="spellEnd"/>
      <w:r w:rsidRPr="007B1B19">
        <w:rPr>
          <w:lang w:val="fr-FR"/>
        </w:rPr>
        <w:t xml:space="preserve"> est un </w:t>
      </w:r>
      <w:proofErr w:type="spellStart"/>
      <w:r w:rsidRPr="007B1B19">
        <w:rPr>
          <w:lang w:val="fr-FR"/>
        </w:rPr>
        <w:t>framework</w:t>
      </w:r>
      <w:proofErr w:type="spellEnd"/>
      <w:r w:rsidRPr="007B1B19">
        <w:rPr>
          <w:lang w:val="fr-FR"/>
        </w:rPr>
        <w:t xml:space="preserve"> open </w:t>
      </w:r>
      <w:r w:rsidR="00823182" w:rsidRPr="007B1B19">
        <w:rPr>
          <w:lang w:val="fr-FR"/>
        </w:rPr>
        <w:t>source développé</w:t>
      </w:r>
      <w:del w:id="174" w:author="NOUREDDINE KERZAZI" w:date="2026-06-21T13:43:00Z">
        <w:r w:rsidR="00823182" w:rsidRPr="007B1B19" w:rsidDel="0053613C">
          <w:rPr>
            <w:lang w:val="fr-FR"/>
          </w:rPr>
          <w:delText>e</w:delText>
        </w:r>
      </w:del>
      <w:r w:rsidRPr="007B1B19">
        <w:rPr>
          <w:lang w:val="fr-FR"/>
        </w:rPr>
        <w:t xml:space="preserve"> par Microsoft permettant de créer des applications web modernes et performantes. Il a été utilisé pour développer la logique backend du projet selon l’architecture MVC.</w:t>
      </w:r>
    </w:p>
    <w:p w14:paraId="69CAA4EA" w14:textId="77777777" w:rsidR="00156367" w:rsidRPr="007B1B19" w:rsidRDefault="00156367" w:rsidP="00A17954">
      <w:pPr>
        <w:pStyle w:val="text"/>
        <w:ind w:left="0" w:firstLine="0"/>
        <w:rPr>
          <w:lang w:val="fr-FR"/>
        </w:rPr>
      </w:pPr>
    </w:p>
    <w:p w14:paraId="6E510B69" w14:textId="4A4D4549" w:rsidR="007B1B19" w:rsidRPr="007B1B19" w:rsidRDefault="007B1B19" w:rsidP="00C53DCD">
      <w:pPr>
        <w:jc w:val="center"/>
        <w:rPr>
          <w:rFonts w:asciiTheme="majorBidi" w:hAnsiTheme="majorBidi" w:cstheme="majorBidi"/>
          <w:b/>
          <w:bCs/>
          <w:sz w:val="24"/>
          <w:szCs w:val="24"/>
        </w:rPr>
      </w:pPr>
      <w:r w:rsidRPr="00156367">
        <w:rPr>
          <w:rFonts w:asciiTheme="majorBidi" w:hAnsiTheme="majorBidi" w:cstheme="majorBidi"/>
          <w:noProof/>
          <w:sz w:val="24"/>
          <w:szCs w:val="24"/>
        </w:rPr>
        <w:drawing>
          <wp:inline distT="0" distB="0" distL="0" distR="0" wp14:anchorId="7CBA5565" wp14:editId="4F0721A0">
            <wp:extent cx="534035" cy="596900"/>
            <wp:effectExtent l="0" t="0" r="0" b="0"/>
            <wp:docPr id="46" name="Image 46" descr="Fichier:Logo C sharp.svg — Wikipé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Fichier:Logo C sharp.svg — Wikipédia"/>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34035" cy="596900"/>
                    </a:xfrm>
                    <a:prstGeom prst="rect">
                      <a:avLst/>
                    </a:prstGeom>
                  </pic:spPr>
                </pic:pic>
              </a:graphicData>
            </a:graphic>
          </wp:inline>
        </w:drawing>
      </w:r>
      <w:r w:rsidRPr="007B1B19">
        <w:rPr>
          <w:rFonts w:asciiTheme="majorBidi" w:hAnsiTheme="majorBidi" w:cstheme="majorBidi"/>
          <w:b/>
          <w:bCs/>
          <w:sz w:val="24"/>
          <w:szCs w:val="24"/>
        </w:rPr>
        <w:t>C#</w:t>
      </w:r>
    </w:p>
    <w:p w14:paraId="362FAB8A" w14:textId="77777777" w:rsidR="007B1B19" w:rsidRPr="007B1B19" w:rsidRDefault="007B1B19" w:rsidP="00156367">
      <w:pPr>
        <w:pStyle w:val="text"/>
        <w:rPr>
          <w:lang w:val="fr-FR"/>
        </w:rPr>
      </w:pPr>
      <w:r w:rsidRPr="007B1B19">
        <w:rPr>
          <w:lang w:val="fr-FR"/>
        </w:rPr>
        <w:t>C# est le langage de programmation principal utilisé avec ASP.NET Core. Il permet d’implémenter la logique métier, la gestion des vidéos, des utilisateurs et des interactions avec la base de données.</w:t>
      </w:r>
    </w:p>
    <w:p w14:paraId="5DD4924A" w14:textId="1167CFAC" w:rsidR="007B1B19" w:rsidRPr="007B1B19" w:rsidRDefault="003900A9" w:rsidP="00C53DCD">
      <w:pPr>
        <w:jc w:val="center"/>
        <w:rPr>
          <w:rFonts w:asciiTheme="majorBidi" w:hAnsiTheme="majorBidi" w:cstheme="majorBidi"/>
          <w:b/>
          <w:bCs/>
          <w:sz w:val="24"/>
          <w:szCs w:val="24"/>
        </w:rPr>
      </w:pPr>
      <w:r w:rsidRPr="00156367">
        <w:rPr>
          <w:rFonts w:asciiTheme="majorBidi" w:hAnsiTheme="majorBidi" w:cstheme="majorBidi"/>
          <w:noProof/>
          <w:sz w:val="24"/>
          <w:szCs w:val="24"/>
        </w:rPr>
        <w:drawing>
          <wp:inline distT="0" distB="0" distL="0" distR="0" wp14:anchorId="7DF7EC3A" wp14:editId="2B2E7152">
            <wp:extent cx="768350" cy="618756"/>
            <wp:effectExtent l="0" t="0" r="0" b="0"/>
            <wp:docPr id="888543084" name="Image 888543084" descr="Microsoft SQL Server Logo PNG Transparent – Brands Log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Microsoft SQL Server Logo PNG Transparent – Brands Logo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768350" cy="618756"/>
                    </a:xfrm>
                    <a:prstGeom prst="rect">
                      <a:avLst/>
                    </a:prstGeom>
                  </pic:spPr>
                </pic:pic>
              </a:graphicData>
            </a:graphic>
          </wp:inline>
        </w:drawing>
      </w:r>
      <w:r w:rsidR="007B1B19" w:rsidRPr="007B1B19">
        <w:rPr>
          <w:rFonts w:asciiTheme="majorBidi" w:hAnsiTheme="majorBidi" w:cstheme="majorBidi"/>
          <w:b/>
          <w:bCs/>
          <w:sz w:val="24"/>
          <w:szCs w:val="24"/>
        </w:rPr>
        <w:t>Microsoft SQL Server</w:t>
      </w:r>
    </w:p>
    <w:p w14:paraId="3EFD13D3" w14:textId="77777777" w:rsidR="007B1B19" w:rsidRPr="007B1B19" w:rsidRDefault="007B1B19" w:rsidP="00156367">
      <w:pPr>
        <w:pStyle w:val="text"/>
        <w:rPr>
          <w:lang w:val="fr-FR"/>
        </w:rPr>
      </w:pPr>
      <w:r w:rsidRPr="007B1B19">
        <w:rPr>
          <w:lang w:val="fr-FR"/>
        </w:rPr>
        <w:t>SQL Server est le système de gestion de base de données utilisé pour stocker toutes les informations du projet, notamment les vidéos, les utilisateurs, les catégories et les métadonnées.</w:t>
      </w:r>
    </w:p>
    <w:p w14:paraId="0DEE518F" w14:textId="5696BE44" w:rsidR="007B1B19" w:rsidRPr="007B1B19" w:rsidRDefault="007B1B19" w:rsidP="00C53DCD">
      <w:pPr>
        <w:jc w:val="center"/>
        <w:rPr>
          <w:rFonts w:asciiTheme="majorBidi" w:hAnsiTheme="majorBidi" w:cstheme="majorBidi"/>
          <w:b/>
          <w:bCs/>
          <w:sz w:val="24"/>
          <w:szCs w:val="24"/>
        </w:rPr>
      </w:pPr>
      <w:r w:rsidRPr="00156367">
        <w:rPr>
          <w:rFonts w:asciiTheme="majorBidi" w:hAnsiTheme="majorBidi" w:cstheme="majorBidi"/>
          <w:noProof/>
          <w:sz w:val="24"/>
          <w:szCs w:val="24"/>
        </w:rPr>
        <w:drawing>
          <wp:inline distT="0" distB="0" distL="0" distR="0" wp14:anchorId="44F7AF14" wp14:editId="7F49B49C">
            <wp:extent cx="647700" cy="647700"/>
            <wp:effectExtent l="0" t="0" r="0" b="0"/>
            <wp:docPr id="47" name="Image 47" descr="Porting to Entity Framework Core - CodeOpin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Porting to Entity Framework Core - CodeOpinion"/>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inline>
        </w:drawing>
      </w:r>
      <w:proofErr w:type="spellStart"/>
      <w:r w:rsidRPr="007B1B19">
        <w:rPr>
          <w:rFonts w:asciiTheme="majorBidi" w:hAnsiTheme="majorBidi" w:cstheme="majorBidi"/>
          <w:b/>
          <w:bCs/>
          <w:sz w:val="24"/>
          <w:szCs w:val="24"/>
        </w:rPr>
        <w:t>Entity</w:t>
      </w:r>
      <w:proofErr w:type="spellEnd"/>
      <w:r w:rsidRPr="007B1B19">
        <w:rPr>
          <w:rFonts w:asciiTheme="majorBidi" w:hAnsiTheme="majorBidi" w:cstheme="majorBidi"/>
          <w:b/>
          <w:bCs/>
          <w:sz w:val="24"/>
          <w:szCs w:val="24"/>
        </w:rPr>
        <w:t xml:space="preserve"> Framework </w:t>
      </w:r>
      <w:proofErr w:type="spellStart"/>
      <w:r w:rsidRPr="007B1B19">
        <w:rPr>
          <w:rFonts w:asciiTheme="majorBidi" w:hAnsiTheme="majorBidi" w:cstheme="majorBidi"/>
          <w:b/>
          <w:bCs/>
          <w:sz w:val="24"/>
          <w:szCs w:val="24"/>
        </w:rPr>
        <w:t>Core</w:t>
      </w:r>
      <w:proofErr w:type="spellEnd"/>
    </w:p>
    <w:p w14:paraId="0ABB8E81" w14:textId="77777777" w:rsidR="007B1B19" w:rsidRPr="00156367" w:rsidRDefault="007B1B19" w:rsidP="00156367">
      <w:pPr>
        <w:pStyle w:val="text"/>
        <w:rPr>
          <w:lang w:val="fr-FR"/>
        </w:rPr>
      </w:pPr>
      <w:proofErr w:type="spellStart"/>
      <w:r w:rsidRPr="007B1B19">
        <w:rPr>
          <w:lang w:val="fr-FR"/>
        </w:rPr>
        <w:t>Entity</w:t>
      </w:r>
      <w:proofErr w:type="spellEnd"/>
      <w:r w:rsidRPr="007B1B19">
        <w:rPr>
          <w:lang w:val="fr-FR"/>
        </w:rPr>
        <w:t xml:space="preserve"> Framework </w:t>
      </w:r>
      <w:proofErr w:type="spellStart"/>
      <w:r w:rsidRPr="007B1B19">
        <w:rPr>
          <w:lang w:val="fr-FR"/>
        </w:rPr>
        <w:t>Core</w:t>
      </w:r>
      <w:proofErr w:type="spellEnd"/>
      <w:r w:rsidRPr="007B1B19">
        <w:rPr>
          <w:lang w:val="fr-FR"/>
        </w:rPr>
        <w:t xml:space="preserve"> est un ORM (Object </w:t>
      </w:r>
      <w:proofErr w:type="spellStart"/>
      <w:r w:rsidRPr="007B1B19">
        <w:rPr>
          <w:lang w:val="fr-FR"/>
        </w:rPr>
        <w:t>Relational</w:t>
      </w:r>
      <w:proofErr w:type="spellEnd"/>
      <w:r w:rsidRPr="007B1B19">
        <w:rPr>
          <w:lang w:val="fr-FR"/>
        </w:rPr>
        <w:t xml:space="preserve"> Mapper) utilisé pour faciliter l’accès aux données. Il permet d’interagir avec la base de données sans écrire directement des requêtes SQL complexes.</w:t>
      </w:r>
    </w:p>
    <w:p w14:paraId="0C28D1A2" w14:textId="68E938D1" w:rsidR="007B1B19" w:rsidRPr="007B1B19" w:rsidRDefault="003D719C" w:rsidP="00C53DCD">
      <w:pPr>
        <w:jc w:val="center"/>
        <w:rPr>
          <w:rFonts w:asciiTheme="majorBidi" w:hAnsiTheme="majorBidi" w:cstheme="majorBidi"/>
          <w:b/>
          <w:bCs/>
          <w:sz w:val="24"/>
          <w:szCs w:val="24"/>
        </w:rPr>
      </w:pPr>
      <w:r w:rsidRPr="00156367">
        <w:rPr>
          <w:rFonts w:asciiTheme="majorBidi" w:hAnsiTheme="majorBidi" w:cstheme="majorBidi"/>
          <w:b/>
          <w:bCs/>
          <w:noProof/>
          <w:sz w:val="24"/>
          <w:szCs w:val="24"/>
        </w:rPr>
        <w:lastRenderedPageBreak/>
        <w:drawing>
          <wp:inline distT="0" distB="0" distL="0" distR="0" wp14:anchorId="56359A64" wp14:editId="0044392C">
            <wp:extent cx="989351" cy="304800"/>
            <wp:effectExtent l="0" t="0" r="1270" b="0"/>
            <wp:docPr id="127590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0390" name=""/>
                    <pic:cNvPicPr/>
                  </pic:nvPicPr>
                  <pic:blipFill>
                    <a:blip r:embed="rId60"/>
                    <a:stretch>
                      <a:fillRect/>
                    </a:stretch>
                  </pic:blipFill>
                  <pic:spPr>
                    <a:xfrm>
                      <a:off x="0" y="0"/>
                      <a:ext cx="993552" cy="306094"/>
                    </a:xfrm>
                    <a:prstGeom prst="rect">
                      <a:avLst/>
                    </a:prstGeom>
                  </pic:spPr>
                </pic:pic>
              </a:graphicData>
            </a:graphic>
          </wp:inline>
        </w:drawing>
      </w:r>
      <w:proofErr w:type="spellStart"/>
      <w:r w:rsidR="007B1B19" w:rsidRPr="007B1B19">
        <w:rPr>
          <w:rFonts w:asciiTheme="majorBidi" w:hAnsiTheme="majorBidi" w:cstheme="majorBidi"/>
          <w:b/>
          <w:bCs/>
          <w:sz w:val="24"/>
          <w:szCs w:val="24"/>
        </w:rPr>
        <w:t>FFmpeg</w:t>
      </w:r>
      <w:proofErr w:type="spellEnd"/>
    </w:p>
    <w:p w14:paraId="14FEF2CB" w14:textId="77777777" w:rsidR="007B1B19" w:rsidRPr="007B1B19" w:rsidRDefault="007B1B19" w:rsidP="00156367">
      <w:pPr>
        <w:pStyle w:val="text"/>
        <w:rPr>
          <w:lang w:val="fr-FR"/>
        </w:rPr>
      </w:pPr>
      <w:proofErr w:type="spellStart"/>
      <w:r w:rsidRPr="007B1B19">
        <w:rPr>
          <w:lang w:val="fr-FR"/>
        </w:rPr>
        <w:t>FFmpeg</w:t>
      </w:r>
      <w:proofErr w:type="spellEnd"/>
      <w:r w:rsidRPr="007B1B19">
        <w:rPr>
          <w:lang w:val="fr-FR"/>
        </w:rPr>
        <w:t xml:space="preserve"> est un outil open source utilisé pour le traitement des fichiers vidéo. Il permet le transcodage des vidéos vers différents formats adaptés au streaming et la génération de segments vidéo.</w:t>
      </w:r>
    </w:p>
    <w:p w14:paraId="13B51F67" w14:textId="6A87C04C" w:rsidR="007B1B19" w:rsidRPr="00C126D6" w:rsidRDefault="007B1B19" w:rsidP="007B1B19">
      <w:pPr>
        <w:rPr>
          <w:rFonts w:asciiTheme="majorBidi" w:hAnsiTheme="majorBidi" w:cstheme="majorBidi"/>
          <w:b/>
          <w:bCs/>
          <w:sz w:val="24"/>
          <w:szCs w:val="24"/>
        </w:rPr>
      </w:pPr>
      <w:r w:rsidRPr="00C126D6">
        <w:rPr>
          <w:rFonts w:asciiTheme="majorBidi" w:hAnsiTheme="majorBidi" w:cstheme="majorBidi"/>
          <w:b/>
          <w:bCs/>
          <w:sz w:val="24"/>
          <w:szCs w:val="24"/>
        </w:rPr>
        <w:t xml:space="preserve"> HLS (HTTP Live Streaming)</w:t>
      </w:r>
    </w:p>
    <w:p w14:paraId="26827B1A" w14:textId="77777777" w:rsidR="007B1B19" w:rsidRPr="007B1B19" w:rsidRDefault="007B1B19" w:rsidP="00156367">
      <w:pPr>
        <w:pStyle w:val="text"/>
        <w:rPr>
          <w:lang w:val="fr-FR"/>
        </w:rPr>
      </w:pPr>
      <w:r w:rsidRPr="007B1B19">
        <w:rPr>
          <w:lang w:val="fr-FR"/>
        </w:rPr>
        <w:t>HLS est un protocole de streaming vidéo permettant la diffusion adaptative. Il découpe les vidéos en segments et permet une lecture fluide selon la qualité de la connexion utilisateur.</w:t>
      </w:r>
    </w:p>
    <w:p w14:paraId="76B94F43" w14:textId="700E2D2A" w:rsidR="007B1B19" w:rsidRPr="007B1B19" w:rsidRDefault="007B1B19" w:rsidP="00C53DCD">
      <w:pPr>
        <w:jc w:val="center"/>
        <w:rPr>
          <w:rFonts w:asciiTheme="majorBidi" w:hAnsiTheme="majorBidi" w:cstheme="majorBidi"/>
          <w:b/>
          <w:bCs/>
          <w:sz w:val="24"/>
          <w:szCs w:val="24"/>
        </w:rPr>
      </w:pPr>
      <w:r w:rsidRPr="00156367">
        <w:rPr>
          <w:rFonts w:asciiTheme="majorBidi" w:hAnsiTheme="majorBidi" w:cstheme="majorBidi"/>
          <w:noProof/>
          <w:sz w:val="24"/>
          <w:szCs w:val="24"/>
        </w:rPr>
        <w:drawing>
          <wp:inline distT="0" distB="0" distL="0" distR="0" wp14:anchorId="07F5E8E3" wp14:editId="60F990ED">
            <wp:extent cx="509414" cy="706755"/>
            <wp:effectExtent l="0" t="0" r="508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9414" cy="706755"/>
                    </a:xfrm>
                    <a:prstGeom prst="rect">
                      <a:avLst/>
                    </a:prstGeom>
                  </pic:spPr>
                </pic:pic>
              </a:graphicData>
            </a:graphic>
          </wp:inline>
        </w:drawing>
      </w:r>
      <w:r w:rsidRPr="007B1B19">
        <w:rPr>
          <w:rFonts w:asciiTheme="majorBidi" w:hAnsiTheme="majorBidi" w:cstheme="majorBidi"/>
          <w:b/>
          <w:bCs/>
          <w:sz w:val="24"/>
          <w:szCs w:val="24"/>
        </w:rPr>
        <w:t>HTML5 /</w:t>
      </w:r>
      <w:r w:rsidRPr="00156367">
        <w:rPr>
          <w:rFonts w:asciiTheme="majorBidi" w:hAnsiTheme="majorBidi" w:cstheme="majorBidi"/>
          <w:noProof/>
          <w:sz w:val="24"/>
          <w:szCs w:val="24"/>
        </w:rPr>
        <w:drawing>
          <wp:inline distT="0" distB="0" distL="0" distR="0" wp14:anchorId="7A186B77" wp14:editId="31B2CF2A">
            <wp:extent cx="487044" cy="704469"/>
            <wp:effectExtent l="0" t="0" r="8890" b="635"/>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87044" cy="704469"/>
                    </a:xfrm>
                    <a:prstGeom prst="rect">
                      <a:avLst/>
                    </a:prstGeom>
                  </pic:spPr>
                </pic:pic>
              </a:graphicData>
            </a:graphic>
          </wp:inline>
        </w:drawing>
      </w:r>
      <w:r w:rsidRPr="007B1B19">
        <w:rPr>
          <w:rFonts w:asciiTheme="majorBidi" w:hAnsiTheme="majorBidi" w:cstheme="majorBidi"/>
          <w:b/>
          <w:bCs/>
          <w:sz w:val="24"/>
          <w:szCs w:val="24"/>
        </w:rPr>
        <w:t xml:space="preserve"> CSS3 / JavaScript</w:t>
      </w:r>
    </w:p>
    <w:p w14:paraId="39BFD7E6" w14:textId="0C9AEAC9" w:rsidR="00520D44" w:rsidRDefault="007B1B19" w:rsidP="009C60CE">
      <w:pPr>
        <w:pStyle w:val="text"/>
        <w:rPr>
          <w:lang w:val="fr-FR"/>
        </w:rPr>
      </w:pPr>
      <w:r w:rsidRPr="007B1B19">
        <w:rPr>
          <w:lang w:val="fr-FR"/>
        </w:rPr>
        <w:t>Ces technologies web ont été utilisées pour développer l’interface utilisateur. Elles permettent l’affichage du catalogue vidéo et la lecture des contenus dans le navigateur.</w:t>
      </w:r>
    </w:p>
    <w:p w14:paraId="2E6367A4" w14:textId="77777777" w:rsidR="009C60CE" w:rsidRDefault="009C60CE" w:rsidP="009C60CE">
      <w:pPr>
        <w:pStyle w:val="text"/>
        <w:rPr>
          <w:lang w:val="fr-FR"/>
        </w:rPr>
      </w:pPr>
    </w:p>
    <w:p w14:paraId="291ACAAC" w14:textId="77777777" w:rsidR="009C60CE" w:rsidRPr="007B1B19" w:rsidRDefault="009C60CE" w:rsidP="009C60CE">
      <w:pPr>
        <w:pStyle w:val="text"/>
        <w:rPr>
          <w:lang w:val="fr-FR"/>
        </w:rPr>
      </w:pPr>
    </w:p>
    <w:p w14:paraId="536FCA74" w14:textId="7A2776E0" w:rsidR="007B1B19" w:rsidRPr="007B1B19" w:rsidRDefault="003D719C" w:rsidP="00C53DCD">
      <w:pPr>
        <w:jc w:val="center"/>
        <w:rPr>
          <w:rFonts w:asciiTheme="majorBidi" w:hAnsiTheme="majorBidi" w:cstheme="majorBidi"/>
          <w:b/>
          <w:bCs/>
          <w:sz w:val="24"/>
          <w:szCs w:val="24"/>
        </w:rPr>
      </w:pPr>
      <w:r w:rsidRPr="00156367">
        <w:rPr>
          <w:rFonts w:asciiTheme="majorBidi" w:hAnsiTheme="majorBidi" w:cstheme="majorBidi"/>
          <w:b/>
          <w:noProof/>
          <w:sz w:val="24"/>
          <w:szCs w:val="24"/>
        </w:rPr>
        <w:drawing>
          <wp:inline distT="0" distB="0" distL="0" distR="0" wp14:anchorId="57086396" wp14:editId="11F19931">
            <wp:extent cx="619124" cy="619125"/>
            <wp:effectExtent l="0" t="0" r="0" b="0"/>
            <wp:docPr id="38" name="Image 38" descr="Visual Studio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Visual Studio - Wikipedia"/>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19124" cy="619125"/>
                    </a:xfrm>
                    <a:prstGeom prst="rect">
                      <a:avLst/>
                    </a:prstGeom>
                  </pic:spPr>
                </pic:pic>
              </a:graphicData>
            </a:graphic>
          </wp:inline>
        </w:drawing>
      </w:r>
      <w:r w:rsidR="007B1B19" w:rsidRPr="007B1B19">
        <w:rPr>
          <w:rFonts w:asciiTheme="majorBidi" w:hAnsiTheme="majorBidi" w:cstheme="majorBidi"/>
          <w:b/>
          <w:bCs/>
          <w:sz w:val="24"/>
          <w:szCs w:val="24"/>
        </w:rPr>
        <w:t>Visual Studio</w:t>
      </w:r>
    </w:p>
    <w:p w14:paraId="02B6B716" w14:textId="77777777" w:rsidR="007B1B19" w:rsidRPr="007B1B19" w:rsidRDefault="007B1B19" w:rsidP="00156367">
      <w:pPr>
        <w:pStyle w:val="text"/>
        <w:rPr>
          <w:lang w:val="fr-FR"/>
        </w:rPr>
      </w:pPr>
      <w:r w:rsidRPr="007B1B19">
        <w:rPr>
          <w:lang w:val="fr-FR"/>
        </w:rPr>
        <w:t>Visual Studio est l’environnement de développement intégré (IDE) utilisé pour coder, tester et déboguer l’application. Il offre des outils puissants pour le développement en C# et ASP.NET Core.</w:t>
      </w:r>
    </w:p>
    <w:p w14:paraId="1261250B" w14:textId="4EDD2B3E" w:rsidR="007B1B19" w:rsidRDefault="007B1B19" w:rsidP="00C53DCD">
      <w:pPr>
        <w:jc w:val="center"/>
        <w:rPr>
          <w:rFonts w:asciiTheme="majorBidi" w:hAnsiTheme="majorBidi" w:cstheme="majorBidi"/>
          <w:b/>
          <w:sz w:val="24"/>
          <w:szCs w:val="24"/>
        </w:rPr>
      </w:pPr>
      <w:r w:rsidRPr="00156367">
        <w:rPr>
          <w:rFonts w:asciiTheme="majorBidi" w:hAnsiTheme="majorBidi" w:cstheme="majorBidi"/>
          <w:noProof/>
          <w:sz w:val="24"/>
          <w:szCs w:val="24"/>
        </w:rPr>
        <w:drawing>
          <wp:inline distT="0" distB="0" distL="0" distR="0" wp14:anchorId="229648E4" wp14:editId="615678C3">
            <wp:extent cx="584417" cy="629310"/>
            <wp:effectExtent l="0" t="0" r="635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84417" cy="629310"/>
                    </a:xfrm>
                    <a:prstGeom prst="rect">
                      <a:avLst/>
                    </a:prstGeom>
                  </pic:spPr>
                </pic:pic>
              </a:graphicData>
            </a:graphic>
          </wp:inline>
        </w:drawing>
      </w:r>
      <w:proofErr w:type="spellStart"/>
      <w:r w:rsidRPr="00156367">
        <w:rPr>
          <w:rFonts w:asciiTheme="majorBidi" w:hAnsiTheme="majorBidi" w:cstheme="majorBidi"/>
          <w:b/>
          <w:sz w:val="24"/>
          <w:szCs w:val="24"/>
        </w:rPr>
        <w:t>Lucidchart</w:t>
      </w:r>
      <w:proofErr w:type="spellEnd"/>
    </w:p>
    <w:p w14:paraId="48BAFCDF" w14:textId="4361D0F7" w:rsidR="00156367" w:rsidRDefault="00156367" w:rsidP="00156367">
      <w:pPr>
        <w:pStyle w:val="text"/>
        <w:rPr>
          <w:lang w:val="fr-FR"/>
        </w:rPr>
      </w:pPr>
      <w:proofErr w:type="spellStart"/>
      <w:r w:rsidRPr="00156367">
        <w:rPr>
          <w:lang w:val="fr-FR"/>
        </w:rPr>
        <w:t>Lucidchart</w:t>
      </w:r>
      <w:proofErr w:type="spellEnd"/>
      <w:r w:rsidRPr="00156367">
        <w:rPr>
          <w:lang w:val="fr-FR"/>
        </w:rPr>
        <w:t xml:space="preserve"> est un outil en ligne de modélisation et de création de diagrammes. Il permet de représenter visuellement des systèmes, des processus ou des architectures de manière claire et structurée</w:t>
      </w:r>
      <w:r w:rsidR="001A64CF">
        <w:rPr>
          <w:lang w:val="fr-FR"/>
        </w:rPr>
        <w:t>.</w:t>
      </w:r>
    </w:p>
    <w:p w14:paraId="5B320A7C" w14:textId="15D0D3D9" w:rsidR="009C60CE" w:rsidRDefault="009C60CE" w:rsidP="00C53DCD">
      <w:pPr>
        <w:pStyle w:val="text"/>
        <w:ind w:firstLine="0"/>
        <w:jc w:val="center"/>
        <w:rPr>
          <w:lang w:val="fr-FR"/>
        </w:rPr>
      </w:pPr>
      <w:r w:rsidRPr="009C60CE">
        <w:rPr>
          <w:noProof/>
          <w:lang w:val="fr-FR"/>
        </w:rPr>
        <w:drawing>
          <wp:inline distT="0" distB="0" distL="0" distR="0" wp14:anchorId="032ACBBA" wp14:editId="171FB29B">
            <wp:extent cx="668438" cy="671333"/>
            <wp:effectExtent l="0" t="0" r="0" b="0"/>
            <wp:docPr id="331259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9927" name=""/>
                    <pic:cNvPicPr/>
                  </pic:nvPicPr>
                  <pic:blipFill>
                    <a:blip r:embed="rId65"/>
                    <a:stretch>
                      <a:fillRect/>
                    </a:stretch>
                  </pic:blipFill>
                  <pic:spPr>
                    <a:xfrm>
                      <a:off x="0" y="0"/>
                      <a:ext cx="685023" cy="687990"/>
                    </a:xfrm>
                    <a:prstGeom prst="rect">
                      <a:avLst/>
                    </a:prstGeom>
                  </pic:spPr>
                </pic:pic>
              </a:graphicData>
            </a:graphic>
          </wp:inline>
        </w:drawing>
      </w:r>
      <w:proofErr w:type="spellStart"/>
      <w:r w:rsidRPr="009C60CE">
        <w:rPr>
          <w:b/>
          <w:bCs/>
          <w:lang w:val="fr-FR"/>
        </w:rPr>
        <w:t>Angular</w:t>
      </w:r>
      <w:proofErr w:type="spellEnd"/>
    </w:p>
    <w:p w14:paraId="23B0D730" w14:textId="3E0342A4" w:rsidR="0056047B" w:rsidRDefault="00A17954" w:rsidP="00A17954">
      <w:pPr>
        <w:pStyle w:val="text"/>
        <w:rPr>
          <w:lang w:val="fr-FR"/>
        </w:rPr>
      </w:pPr>
      <w:proofErr w:type="spellStart"/>
      <w:r w:rsidRPr="00A17954">
        <w:rPr>
          <w:lang w:val="fr-FR"/>
        </w:rPr>
        <w:t>Angular</w:t>
      </w:r>
      <w:proofErr w:type="spellEnd"/>
      <w:r w:rsidRPr="00A17954">
        <w:rPr>
          <w:lang w:val="fr-FR"/>
        </w:rPr>
        <w:t xml:space="preserve"> est un </w:t>
      </w:r>
      <w:proofErr w:type="spellStart"/>
      <w:r w:rsidRPr="00A17954">
        <w:rPr>
          <w:lang w:val="fr-FR"/>
        </w:rPr>
        <w:t>framework</w:t>
      </w:r>
      <w:proofErr w:type="spellEnd"/>
      <w:r w:rsidRPr="00A17954">
        <w:rPr>
          <w:lang w:val="fr-FR"/>
        </w:rPr>
        <w:t xml:space="preserve"> frontend développé par Google. Il a été utilisé pour créer une interface utilisateur dynamique et structurée, basée sur des composants. Il facilite la gestion des interactions utilisateur et la consommation des API REST du backend ASP.NET Core.</w:t>
      </w:r>
    </w:p>
    <w:p w14:paraId="5E7864F0" w14:textId="2BDCF1D5" w:rsidR="0056047B" w:rsidRPr="00156367" w:rsidRDefault="0056047B" w:rsidP="0056047B">
      <w:pPr>
        <w:pStyle w:val="text"/>
        <w:rPr>
          <w:lang w:val="fr-FR"/>
        </w:rPr>
      </w:pPr>
      <w:r w:rsidRPr="0056047B">
        <w:rPr>
          <w:lang w:val="fr-FR"/>
        </w:rPr>
        <w:t>La réalisation de la plateforme a nécessité la mise en place de mécanismes de sécurité robustes afin de protéger les données et les accès.</w:t>
      </w:r>
    </w:p>
    <w:p w14:paraId="0C9325E7" w14:textId="7918D239" w:rsidR="00243CF1" w:rsidRPr="00243CF1" w:rsidRDefault="00243CF1" w:rsidP="0056047B">
      <w:pPr>
        <w:pStyle w:val="Heading4"/>
        <w:ind w:left="1440"/>
        <w:rPr>
          <w:rFonts w:asciiTheme="majorBidi" w:hAnsiTheme="majorBidi"/>
          <w:i w:val="0"/>
          <w:iCs w:val="0"/>
          <w:sz w:val="24"/>
          <w:szCs w:val="24"/>
        </w:rPr>
      </w:pPr>
      <w:bookmarkStart w:id="175" w:name="_Toc232736162"/>
      <w:r w:rsidRPr="0056047B">
        <w:rPr>
          <w:rFonts w:asciiTheme="majorBidi" w:hAnsiTheme="majorBidi"/>
          <w:i w:val="0"/>
          <w:iCs w:val="0"/>
          <w:sz w:val="24"/>
          <w:szCs w:val="24"/>
        </w:rPr>
        <w:lastRenderedPageBreak/>
        <w:t xml:space="preserve">3.2 </w:t>
      </w:r>
      <w:r w:rsidRPr="00243CF1">
        <w:rPr>
          <w:rFonts w:asciiTheme="majorBidi" w:hAnsiTheme="majorBidi"/>
          <w:i w:val="0"/>
          <w:iCs w:val="0"/>
          <w:sz w:val="24"/>
          <w:szCs w:val="24"/>
        </w:rPr>
        <w:t>Implémentation de la sécurité</w:t>
      </w:r>
      <w:bookmarkEnd w:id="175"/>
    </w:p>
    <w:p w14:paraId="0421BE34" w14:textId="77777777" w:rsidR="00243CF1"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 xml:space="preserve">Authentification des utilisateurs (login sécurisé) </w:t>
      </w:r>
    </w:p>
    <w:p w14:paraId="1D8A759C" w14:textId="77777777" w:rsidR="00243CF1" w:rsidRPr="00243CF1" w:rsidRDefault="00243CF1" w:rsidP="00114965">
      <w:pPr>
        <w:pStyle w:val="text"/>
        <w:widowControl/>
        <w:numPr>
          <w:ilvl w:val="0"/>
          <w:numId w:val="15"/>
        </w:numPr>
        <w:tabs>
          <w:tab w:val="clear" w:pos="720"/>
        </w:tabs>
        <w:autoSpaceDE/>
        <w:autoSpaceDN/>
        <w:ind w:left="2138"/>
        <w:rPr>
          <w:lang w:val="fr-FR"/>
        </w:rPr>
      </w:pPr>
      <w:proofErr w:type="spellStart"/>
      <w:r w:rsidRPr="00243CF1">
        <w:rPr>
          <w:lang w:val="fr-FR"/>
        </w:rPr>
        <w:t>Hashing</w:t>
      </w:r>
      <w:proofErr w:type="spellEnd"/>
      <w:r w:rsidRPr="00243CF1">
        <w:rPr>
          <w:lang w:val="fr-FR"/>
        </w:rPr>
        <w:t xml:space="preserve"> des mots de passe </w:t>
      </w:r>
    </w:p>
    <w:p w14:paraId="63CE954C" w14:textId="77777777" w:rsidR="00243CF1"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 xml:space="preserve">Gestion des rôles (RBAC : admin, éditeur, visiteur) </w:t>
      </w:r>
    </w:p>
    <w:p w14:paraId="07426439" w14:textId="77777777" w:rsidR="00243CF1"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 xml:space="preserve">Protection des routes API </w:t>
      </w:r>
    </w:p>
    <w:p w14:paraId="66D7B782" w14:textId="6D165B14" w:rsidR="0056047B"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Sécurisation des actions critiques (</w:t>
      </w:r>
      <w:proofErr w:type="spellStart"/>
      <w:r w:rsidRPr="00243CF1">
        <w:rPr>
          <w:lang w:val="fr-FR"/>
        </w:rPr>
        <w:t>upload</w:t>
      </w:r>
      <w:proofErr w:type="spellEnd"/>
      <w:r w:rsidRPr="00243CF1">
        <w:rPr>
          <w:lang w:val="fr-FR"/>
        </w:rPr>
        <w:t xml:space="preserve">, </w:t>
      </w:r>
      <w:proofErr w:type="spellStart"/>
      <w:r w:rsidRPr="00243CF1">
        <w:rPr>
          <w:lang w:val="fr-FR"/>
        </w:rPr>
        <w:t>delete</w:t>
      </w:r>
      <w:proofErr w:type="spellEnd"/>
      <w:r w:rsidRPr="00243CF1">
        <w:rPr>
          <w:lang w:val="fr-FR"/>
        </w:rPr>
        <w:t xml:space="preserve">, </w:t>
      </w:r>
      <w:proofErr w:type="spellStart"/>
      <w:r w:rsidRPr="00243CF1">
        <w:rPr>
          <w:lang w:val="fr-FR"/>
        </w:rPr>
        <w:t>publish</w:t>
      </w:r>
      <w:proofErr w:type="spellEnd"/>
      <w:r w:rsidRPr="00243CF1">
        <w:rPr>
          <w:lang w:val="fr-FR"/>
        </w:rPr>
        <w:t>)</w:t>
      </w:r>
    </w:p>
    <w:p w14:paraId="4B82ECBE" w14:textId="5528EB21" w:rsidR="00243CF1" w:rsidRPr="0056047B" w:rsidRDefault="00243CF1" w:rsidP="0056047B">
      <w:pPr>
        <w:pStyle w:val="Heading4"/>
        <w:ind w:left="1440"/>
        <w:rPr>
          <w:rFonts w:asciiTheme="majorBidi" w:hAnsiTheme="majorBidi"/>
          <w:i w:val="0"/>
          <w:iCs w:val="0"/>
          <w:sz w:val="24"/>
          <w:szCs w:val="24"/>
        </w:rPr>
      </w:pPr>
      <w:bookmarkStart w:id="176" w:name="_Toc232736163"/>
      <w:r w:rsidRPr="0056047B">
        <w:rPr>
          <w:rFonts w:asciiTheme="majorBidi" w:hAnsiTheme="majorBidi"/>
          <w:i w:val="0"/>
          <w:iCs w:val="0"/>
          <w:sz w:val="24"/>
          <w:szCs w:val="24"/>
        </w:rPr>
        <w:t>3.</w:t>
      </w:r>
      <w:r w:rsidR="0056047B" w:rsidRPr="0056047B">
        <w:rPr>
          <w:rFonts w:asciiTheme="majorBidi" w:hAnsiTheme="majorBidi"/>
          <w:i w:val="0"/>
          <w:iCs w:val="0"/>
          <w:sz w:val="24"/>
          <w:szCs w:val="24"/>
        </w:rPr>
        <w:t>3</w:t>
      </w:r>
      <w:r w:rsidRPr="0056047B">
        <w:rPr>
          <w:rFonts w:asciiTheme="majorBidi" w:hAnsiTheme="majorBidi"/>
          <w:i w:val="0"/>
          <w:iCs w:val="0"/>
          <w:sz w:val="24"/>
          <w:szCs w:val="24"/>
        </w:rPr>
        <w:t xml:space="preserve"> ARCHITECTURE MVC</w:t>
      </w:r>
      <w:bookmarkEnd w:id="176"/>
    </w:p>
    <w:p w14:paraId="2E7A909F" w14:textId="72658720" w:rsidR="00243CF1"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 xml:space="preserve">  </w:t>
      </w:r>
      <w:proofErr w:type="spellStart"/>
      <w:r w:rsidRPr="00243CF1">
        <w:rPr>
          <w:lang w:val="fr-FR"/>
        </w:rPr>
        <w:t>Controllers</w:t>
      </w:r>
      <w:proofErr w:type="spellEnd"/>
      <w:r w:rsidRPr="00243CF1">
        <w:rPr>
          <w:lang w:val="fr-FR"/>
        </w:rPr>
        <w:t xml:space="preserve"> ASP.NET </w:t>
      </w:r>
      <w:proofErr w:type="spellStart"/>
      <w:r w:rsidRPr="00243CF1">
        <w:rPr>
          <w:lang w:val="fr-FR"/>
        </w:rPr>
        <w:t>Core</w:t>
      </w:r>
      <w:proofErr w:type="spellEnd"/>
      <w:r w:rsidRPr="00243CF1">
        <w:rPr>
          <w:lang w:val="fr-FR"/>
        </w:rPr>
        <w:t xml:space="preserve"> (</w:t>
      </w:r>
      <w:proofErr w:type="gramStart"/>
      <w:r w:rsidRPr="00243CF1">
        <w:rPr>
          <w:lang w:val="fr-FR"/>
        </w:rPr>
        <w:t>ex:</w:t>
      </w:r>
      <w:proofErr w:type="gramEnd"/>
      <w:r w:rsidRPr="00243CF1">
        <w:rPr>
          <w:lang w:val="fr-FR"/>
        </w:rPr>
        <w:t xml:space="preserve"> </w:t>
      </w:r>
      <w:proofErr w:type="spellStart"/>
      <w:r w:rsidRPr="00243CF1">
        <w:rPr>
          <w:lang w:val="fr-FR"/>
        </w:rPr>
        <w:t>VideoController</w:t>
      </w:r>
      <w:proofErr w:type="spellEnd"/>
      <w:r w:rsidRPr="00243CF1">
        <w:rPr>
          <w:lang w:val="fr-FR"/>
        </w:rPr>
        <w:t xml:space="preserve">) </w:t>
      </w:r>
    </w:p>
    <w:p w14:paraId="2F0AF31D" w14:textId="6081E61B" w:rsidR="00243CF1"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 xml:space="preserve">  Models (Video, User, Category) </w:t>
      </w:r>
    </w:p>
    <w:p w14:paraId="521D60B9" w14:textId="07D3B98C" w:rsidR="00243CF1" w:rsidRPr="00243CF1" w:rsidRDefault="00243CF1" w:rsidP="00114965">
      <w:pPr>
        <w:pStyle w:val="text"/>
        <w:widowControl/>
        <w:numPr>
          <w:ilvl w:val="0"/>
          <w:numId w:val="15"/>
        </w:numPr>
        <w:tabs>
          <w:tab w:val="clear" w:pos="720"/>
        </w:tabs>
        <w:autoSpaceDE/>
        <w:autoSpaceDN/>
        <w:ind w:left="2138"/>
        <w:rPr>
          <w:lang w:val="en-US"/>
        </w:rPr>
      </w:pPr>
      <w:r w:rsidRPr="00243CF1">
        <w:rPr>
          <w:lang w:val="en-US"/>
        </w:rPr>
        <w:t xml:space="preserve">  Views (Back-office / Front-office) </w:t>
      </w:r>
    </w:p>
    <w:p w14:paraId="69A49321" w14:textId="77343F54" w:rsidR="0056047B" w:rsidRPr="009C60CE" w:rsidRDefault="00243CF1" w:rsidP="00114965">
      <w:pPr>
        <w:pStyle w:val="text"/>
        <w:widowControl/>
        <w:numPr>
          <w:ilvl w:val="0"/>
          <w:numId w:val="15"/>
        </w:numPr>
        <w:tabs>
          <w:tab w:val="clear" w:pos="720"/>
        </w:tabs>
        <w:autoSpaceDE/>
        <w:autoSpaceDN/>
        <w:ind w:left="2138"/>
        <w:rPr>
          <w:lang w:val="fr-FR"/>
        </w:rPr>
      </w:pPr>
      <w:r w:rsidRPr="0056047B">
        <w:rPr>
          <w:lang w:val="en-US"/>
        </w:rPr>
        <w:t xml:space="preserve"> </w:t>
      </w:r>
      <w:r w:rsidR="0056047B">
        <w:rPr>
          <w:lang w:val="en-US"/>
        </w:rPr>
        <w:t xml:space="preserve"> </w:t>
      </w:r>
      <w:r w:rsidRPr="0056047B">
        <w:rPr>
          <w:lang w:val="fr-FR"/>
        </w:rPr>
        <w:t>API REST pour communication front/back</w:t>
      </w:r>
    </w:p>
    <w:p w14:paraId="2DAE644F" w14:textId="6E16E7F2" w:rsidR="0056047B" w:rsidRDefault="0056047B" w:rsidP="0056047B">
      <w:pPr>
        <w:pStyle w:val="text"/>
        <w:rPr>
          <w:lang w:val="fr-FR"/>
        </w:rPr>
      </w:pPr>
      <w:r w:rsidRPr="0056047B">
        <w:rPr>
          <w:lang w:val="fr-FR"/>
        </w:rPr>
        <w:t>Le traitement vidéo repose sur une chaîne automatisée assurant le transcodage et la diffusion.</w:t>
      </w:r>
    </w:p>
    <w:p w14:paraId="500D8F4A" w14:textId="77777777" w:rsidR="009C60CE" w:rsidRDefault="009C60CE" w:rsidP="0056047B">
      <w:pPr>
        <w:pStyle w:val="text"/>
        <w:rPr>
          <w:lang w:val="fr-FR"/>
        </w:rPr>
      </w:pPr>
    </w:p>
    <w:p w14:paraId="1156837E" w14:textId="77777777" w:rsidR="009C60CE" w:rsidRPr="0056047B" w:rsidRDefault="009C60CE" w:rsidP="0056047B">
      <w:pPr>
        <w:pStyle w:val="text"/>
        <w:rPr>
          <w:lang w:val="fr-FR"/>
        </w:rPr>
      </w:pPr>
    </w:p>
    <w:p w14:paraId="32CD737A" w14:textId="77777777" w:rsidR="0056047B" w:rsidRPr="0056047B" w:rsidRDefault="0056047B" w:rsidP="0056047B">
      <w:pPr>
        <w:pStyle w:val="Heading4"/>
        <w:ind w:left="1440"/>
        <w:rPr>
          <w:rFonts w:asciiTheme="majorBidi" w:hAnsiTheme="majorBidi"/>
          <w:i w:val="0"/>
          <w:iCs w:val="0"/>
          <w:sz w:val="24"/>
          <w:szCs w:val="24"/>
        </w:rPr>
      </w:pPr>
      <w:bookmarkStart w:id="177" w:name="_Toc232736164"/>
      <w:r w:rsidRPr="0056047B">
        <w:rPr>
          <w:rFonts w:asciiTheme="majorBidi" w:hAnsiTheme="majorBidi"/>
          <w:i w:val="0"/>
          <w:iCs w:val="0"/>
          <w:sz w:val="24"/>
          <w:szCs w:val="24"/>
        </w:rPr>
        <w:t>3.4 Pipeline de streaming vidéo (HLS)</w:t>
      </w:r>
      <w:bookmarkEnd w:id="177"/>
    </w:p>
    <w:p w14:paraId="0ED3ED5C"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Découpage des vidéos en segments .</w:t>
      </w:r>
      <w:proofErr w:type="spellStart"/>
      <w:r w:rsidRPr="0056047B">
        <w:rPr>
          <w:lang w:val="fr-FR"/>
        </w:rPr>
        <w:t>ts</w:t>
      </w:r>
      <w:proofErr w:type="spellEnd"/>
      <w:r w:rsidRPr="0056047B">
        <w:rPr>
          <w:lang w:val="fr-FR"/>
        </w:rPr>
        <w:t xml:space="preserve"> </w:t>
      </w:r>
    </w:p>
    <w:p w14:paraId="73459452"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Génération du fichier .m3u8 </w:t>
      </w:r>
    </w:p>
    <w:p w14:paraId="4F580CF1"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Streaming adaptatif (ABR) selon le débit utilisateur </w:t>
      </w:r>
    </w:p>
    <w:p w14:paraId="7D450E99" w14:textId="4F6EF8FD" w:rsidR="0056047B" w:rsidRPr="009C60CE"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Lecture via un lecteur HTML5 </w:t>
      </w:r>
    </w:p>
    <w:p w14:paraId="157E81C4" w14:textId="6A757556" w:rsidR="0056047B" w:rsidRPr="0056047B" w:rsidRDefault="0056047B" w:rsidP="0056047B">
      <w:pPr>
        <w:pStyle w:val="text"/>
        <w:rPr>
          <w:lang w:val="fr-FR"/>
        </w:rPr>
      </w:pPr>
      <w:r w:rsidRPr="0056047B">
        <w:rPr>
          <w:lang w:val="fr-FR"/>
        </w:rPr>
        <w:t>Une API REST a été développée pour assurer la communication entre les différents modules du système.</w:t>
      </w:r>
    </w:p>
    <w:p w14:paraId="04B2B35A" w14:textId="77777777" w:rsidR="0056047B" w:rsidRPr="0056047B" w:rsidRDefault="0056047B" w:rsidP="0056047B">
      <w:pPr>
        <w:pStyle w:val="Heading4"/>
        <w:ind w:left="1440"/>
        <w:rPr>
          <w:rFonts w:asciiTheme="majorBidi" w:hAnsiTheme="majorBidi"/>
          <w:i w:val="0"/>
          <w:iCs w:val="0"/>
          <w:sz w:val="24"/>
          <w:szCs w:val="24"/>
        </w:rPr>
      </w:pPr>
      <w:bookmarkStart w:id="178" w:name="_Toc232736165"/>
      <w:r w:rsidRPr="0056047B">
        <w:rPr>
          <w:rFonts w:asciiTheme="majorBidi" w:hAnsiTheme="majorBidi"/>
          <w:i w:val="0"/>
          <w:iCs w:val="0"/>
          <w:sz w:val="24"/>
          <w:szCs w:val="24"/>
        </w:rPr>
        <w:t>3.5 API REST</w:t>
      </w:r>
      <w:bookmarkEnd w:id="178"/>
    </w:p>
    <w:p w14:paraId="56974675"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API de gestion des vidéos </w:t>
      </w:r>
    </w:p>
    <w:p w14:paraId="0476CA47"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API de récupération du catalogue </w:t>
      </w:r>
    </w:p>
    <w:p w14:paraId="5C3ABC1D"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API de streaming et métadonnées </w:t>
      </w:r>
    </w:p>
    <w:p w14:paraId="1AE57F88" w14:textId="7A96EEE0" w:rsidR="0056047B" w:rsidRDefault="0056047B" w:rsidP="00114965">
      <w:pPr>
        <w:pStyle w:val="text"/>
        <w:widowControl/>
        <w:numPr>
          <w:ilvl w:val="0"/>
          <w:numId w:val="15"/>
        </w:numPr>
        <w:tabs>
          <w:tab w:val="clear" w:pos="720"/>
        </w:tabs>
        <w:autoSpaceDE/>
        <w:autoSpaceDN/>
        <w:ind w:left="2138"/>
        <w:rPr>
          <w:lang w:val="fr-FR"/>
        </w:rPr>
      </w:pPr>
      <w:r w:rsidRPr="0056047B">
        <w:rPr>
          <w:lang w:val="fr-FR"/>
        </w:rPr>
        <w:t>Communication entre front-office et back-office</w:t>
      </w:r>
    </w:p>
    <w:p w14:paraId="46B120D9" w14:textId="77777777" w:rsidR="0056047B" w:rsidRPr="0056047B" w:rsidRDefault="0056047B" w:rsidP="0056047B">
      <w:pPr>
        <w:pStyle w:val="text"/>
        <w:widowControl/>
        <w:autoSpaceDE/>
        <w:autoSpaceDN/>
        <w:ind w:left="2138" w:firstLine="0"/>
        <w:rPr>
          <w:lang w:val="fr-FR"/>
        </w:rPr>
      </w:pPr>
    </w:p>
    <w:p w14:paraId="7338304F" w14:textId="77777777" w:rsidR="0056047B" w:rsidRPr="0056047B" w:rsidRDefault="0056047B" w:rsidP="0056047B">
      <w:pPr>
        <w:pStyle w:val="ListParagraph"/>
        <w:rPr>
          <w:rFonts w:asciiTheme="majorBidi" w:eastAsiaTheme="majorEastAsia" w:hAnsiTheme="majorBidi" w:cstheme="majorBidi"/>
          <w:color w:val="2F5496" w:themeColor="accent1" w:themeShade="BF"/>
          <w:sz w:val="24"/>
          <w:szCs w:val="24"/>
        </w:rPr>
      </w:pPr>
      <w:r w:rsidRPr="0056047B">
        <w:rPr>
          <w:rFonts w:asciiTheme="majorBidi" w:eastAsiaTheme="majorEastAsia" w:hAnsiTheme="majorBidi" w:cstheme="majorBidi"/>
          <w:color w:val="2F5496" w:themeColor="accent1" w:themeShade="BF"/>
          <w:sz w:val="24"/>
          <w:szCs w:val="24"/>
        </w:rPr>
        <w:t xml:space="preserve">3.6 Interfaces développées (Back-office / </w:t>
      </w:r>
      <w:proofErr w:type="spellStart"/>
      <w:r w:rsidRPr="0056047B">
        <w:rPr>
          <w:rFonts w:asciiTheme="majorBidi" w:eastAsiaTheme="majorEastAsia" w:hAnsiTheme="majorBidi" w:cstheme="majorBidi"/>
          <w:color w:val="2F5496" w:themeColor="accent1" w:themeShade="BF"/>
          <w:sz w:val="24"/>
          <w:szCs w:val="24"/>
        </w:rPr>
        <w:t>Front-office</w:t>
      </w:r>
      <w:proofErr w:type="spellEnd"/>
      <w:r w:rsidRPr="0056047B">
        <w:rPr>
          <w:rFonts w:asciiTheme="majorBidi" w:eastAsiaTheme="majorEastAsia" w:hAnsiTheme="majorBidi" w:cstheme="majorBidi"/>
          <w:color w:val="2F5496" w:themeColor="accent1" w:themeShade="BF"/>
          <w:sz w:val="24"/>
          <w:szCs w:val="24"/>
        </w:rPr>
        <w:t>)</w:t>
      </w:r>
    </w:p>
    <w:p w14:paraId="4DA22A21" w14:textId="1146B47D" w:rsidR="0056047B" w:rsidRPr="0056047B" w:rsidRDefault="0056047B" w:rsidP="0056047B">
      <w:pPr>
        <w:pStyle w:val="ListParagraph"/>
        <w:rPr>
          <w:rFonts w:asciiTheme="majorBidi" w:hAnsiTheme="majorBidi" w:cstheme="majorBidi"/>
          <w:b/>
          <w:bCs/>
          <w:color w:val="4472C4" w:themeColor="accent1"/>
          <w:sz w:val="24"/>
          <w:szCs w:val="24"/>
        </w:rPr>
      </w:pPr>
      <w:r w:rsidRPr="0056047B">
        <w:rPr>
          <w:rFonts w:asciiTheme="majorBidi" w:hAnsiTheme="majorBidi" w:cstheme="majorBidi"/>
          <w:b/>
          <w:bCs/>
          <w:color w:val="4472C4" w:themeColor="accent1"/>
          <w:sz w:val="24"/>
          <w:szCs w:val="24"/>
        </w:rPr>
        <w:t xml:space="preserve"> Back-office :</w:t>
      </w:r>
    </w:p>
    <w:p w14:paraId="61370F53" w14:textId="010992AA" w:rsidR="0056047B" w:rsidRPr="0056047B" w:rsidRDefault="0053613C" w:rsidP="00114965">
      <w:pPr>
        <w:pStyle w:val="text"/>
        <w:widowControl/>
        <w:numPr>
          <w:ilvl w:val="0"/>
          <w:numId w:val="15"/>
        </w:numPr>
        <w:tabs>
          <w:tab w:val="clear" w:pos="720"/>
        </w:tabs>
        <w:autoSpaceDE/>
        <w:autoSpaceDN/>
        <w:ind w:left="2138"/>
        <w:rPr>
          <w:lang w:val="fr-FR"/>
        </w:rPr>
      </w:pPr>
      <w:ins w:id="179" w:author="NOUREDDINE KERZAZI" w:date="2026-06-21T13:41:00Z">
        <w:r>
          <w:rPr>
            <w:lang w:val="fr-FR"/>
          </w:rPr>
          <w:t>Téléversement</w:t>
        </w:r>
      </w:ins>
      <w:del w:id="180" w:author="NOUREDDINE KERZAZI" w:date="2026-06-21T13:41:00Z">
        <w:r w:rsidR="0056047B" w:rsidRPr="0056047B" w:rsidDel="0053613C">
          <w:rPr>
            <w:lang w:val="fr-FR"/>
          </w:rPr>
          <w:delText>Upload</w:delText>
        </w:r>
      </w:del>
      <w:r w:rsidR="0056047B" w:rsidRPr="0056047B">
        <w:rPr>
          <w:lang w:val="fr-FR"/>
        </w:rPr>
        <w:t xml:space="preserve"> des vidéos </w:t>
      </w:r>
    </w:p>
    <w:p w14:paraId="1853CD1B"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Gestion des utilisateurs </w:t>
      </w:r>
    </w:p>
    <w:p w14:paraId="61F03223"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Gestion des rôles </w:t>
      </w:r>
    </w:p>
    <w:p w14:paraId="56C064CC"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Gestion des métadonnées </w:t>
      </w:r>
    </w:p>
    <w:p w14:paraId="2DE7B828" w14:textId="6086D2E2" w:rsidR="0056047B" w:rsidRPr="0056047B" w:rsidRDefault="0056047B" w:rsidP="0056047B">
      <w:pPr>
        <w:pStyle w:val="ListParagraph"/>
        <w:rPr>
          <w:rFonts w:asciiTheme="majorBidi" w:hAnsiTheme="majorBidi" w:cstheme="majorBidi"/>
          <w:b/>
          <w:bCs/>
          <w:color w:val="4472C4" w:themeColor="accent1"/>
          <w:sz w:val="24"/>
          <w:szCs w:val="24"/>
        </w:rPr>
      </w:pPr>
      <w:r w:rsidRPr="0056047B">
        <w:rPr>
          <w:rFonts w:asciiTheme="majorBidi" w:hAnsiTheme="majorBidi" w:cstheme="majorBidi"/>
          <w:b/>
          <w:bCs/>
          <w:color w:val="4472C4" w:themeColor="accent1"/>
          <w:sz w:val="24"/>
          <w:szCs w:val="24"/>
        </w:rPr>
        <w:t xml:space="preserve"> </w:t>
      </w:r>
      <w:proofErr w:type="spellStart"/>
      <w:r w:rsidRPr="0056047B">
        <w:rPr>
          <w:rFonts w:asciiTheme="majorBidi" w:hAnsiTheme="majorBidi" w:cstheme="majorBidi"/>
          <w:b/>
          <w:bCs/>
          <w:color w:val="4472C4" w:themeColor="accent1"/>
          <w:sz w:val="24"/>
          <w:szCs w:val="24"/>
        </w:rPr>
        <w:t>Front-office</w:t>
      </w:r>
      <w:proofErr w:type="spellEnd"/>
      <w:r w:rsidRPr="0056047B">
        <w:rPr>
          <w:rFonts w:asciiTheme="majorBidi" w:hAnsiTheme="majorBidi" w:cstheme="majorBidi"/>
          <w:b/>
          <w:bCs/>
          <w:color w:val="4472C4" w:themeColor="accent1"/>
          <w:sz w:val="24"/>
          <w:szCs w:val="24"/>
        </w:rPr>
        <w:t xml:space="preserve"> :</w:t>
      </w:r>
    </w:p>
    <w:p w14:paraId="2D90AC67"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lastRenderedPageBreak/>
        <w:t xml:space="preserve">Catalogue vidéo </w:t>
      </w:r>
    </w:p>
    <w:p w14:paraId="2232A50A"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Lecture des vidéos </w:t>
      </w:r>
    </w:p>
    <w:p w14:paraId="0BF23E43"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Recherche et filtrage </w:t>
      </w:r>
    </w:p>
    <w:p w14:paraId="32C9149E" w14:textId="77777777" w:rsidR="00243CF1" w:rsidRPr="0056047B" w:rsidRDefault="00243CF1" w:rsidP="0056047B">
      <w:pPr>
        <w:pStyle w:val="ListParagraph"/>
        <w:rPr>
          <w:rFonts w:asciiTheme="majorBidi" w:hAnsiTheme="majorBidi" w:cstheme="majorBidi"/>
        </w:rPr>
      </w:pPr>
    </w:p>
    <w:sectPr w:rsidR="00243CF1" w:rsidRPr="0056047B" w:rsidSect="006D71A4">
      <w:footerReference w:type="default" r:id="rId66"/>
      <w:pgSz w:w="11910" w:h="16840"/>
      <w:pgMar w:top="1565" w:right="283" w:bottom="1200" w:left="425" w:header="227" w:footer="100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Youssra Zounaki" w:date="2026-06-17T20:43:00Z" w:initials="YZ">
    <w:p w14:paraId="16D3F4BB" w14:textId="5C6059BD" w:rsidR="00822E17" w:rsidRDefault="00822E17">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D3F4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7BDF9E5" w16cex:dateUtc="2026-06-17T1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D3F4BB" w16cid:durableId="47BDF9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2F9DF" w14:textId="77777777" w:rsidR="000B2030" w:rsidRDefault="000B2030">
      <w:pPr>
        <w:spacing w:after="0" w:line="240" w:lineRule="auto"/>
      </w:pPr>
      <w:r>
        <w:separator/>
      </w:r>
    </w:p>
  </w:endnote>
  <w:endnote w:type="continuationSeparator" w:id="0">
    <w:p w14:paraId="5DAF3465" w14:textId="77777777" w:rsidR="000B2030" w:rsidRDefault="000B2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5548035"/>
      <w:docPartObj>
        <w:docPartGallery w:val="Page Numbers (Bottom of Page)"/>
        <w:docPartUnique/>
      </w:docPartObj>
    </w:sdtPr>
    <w:sdtEndPr>
      <w:rPr>
        <w:rStyle w:val="PageNumber"/>
      </w:rPr>
    </w:sdtEndPr>
    <w:sdtContent>
      <w:p w14:paraId="3880BD63" w14:textId="77777777" w:rsidR="006D71A4" w:rsidRDefault="006D71A4" w:rsidP="00306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sdtContent>
  </w:sdt>
  <w:sdt>
    <w:sdtPr>
      <w:rPr>
        <w:rStyle w:val="PageNumber"/>
      </w:rPr>
      <w:id w:val="-932130693"/>
      <w:docPartObj>
        <w:docPartGallery w:val="Page Numbers (Bottom of Page)"/>
        <w:docPartUnique/>
      </w:docPartObj>
    </w:sdtPr>
    <w:sdtEndPr>
      <w:rPr>
        <w:rStyle w:val="PageNumber"/>
      </w:rPr>
    </w:sdtEndPr>
    <w:sdtContent>
      <w:p w14:paraId="3DEE62B2" w14:textId="77777777" w:rsidR="006D71A4" w:rsidRDefault="006D71A4" w:rsidP="00306F2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sdtContent>
  </w:sdt>
  <w:p w14:paraId="7D4D176F" w14:textId="77777777" w:rsidR="006D71A4" w:rsidRDefault="006D71A4" w:rsidP="00306F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4277" w14:textId="77777777" w:rsidR="006D71A4" w:rsidRDefault="006D71A4" w:rsidP="00306F22">
    <w:pPr>
      <w:pStyle w:val="Footer"/>
      <w:framePr w:wrap="none" w:vAnchor="text" w:hAnchor="margin" w:xAlign="right" w:y="1"/>
      <w:rPr>
        <w:rStyle w:val="PageNumber"/>
      </w:rPr>
    </w:pPr>
  </w:p>
  <w:p w14:paraId="51579D74" w14:textId="77777777" w:rsidR="006D71A4" w:rsidRDefault="006D71A4" w:rsidP="00306F2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678F5" w14:textId="77777777" w:rsidR="006D71A4" w:rsidRDefault="006D71A4" w:rsidP="00306F22">
    <w:pPr>
      <w:pStyle w:val="Footer"/>
      <w:framePr w:wrap="none" w:vAnchor="text" w:hAnchor="margin" w:xAlign="right" w:y="1"/>
      <w:rPr>
        <w:rStyle w:val="PageNumber"/>
      </w:rPr>
    </w:pPr>
  </w:p>
  <w:p w14:paraId="1B9B0987" w14:textId="77777777" w:rsidR="006D71A4" w:rsidRPr="00F56E43" w:rsidRDefault="006D71A4" w:rsidP="00306F22">
    <w:pPr>
      <w:jc w:val="center"/>
      <w:rPr>
        <w:b/>
        <w:sz w:val="36"/>
        <w:szCs w:val="28"/>
      </w:rPr>
    </w:pPr>
    <w:r w:rsidRPr="001A4977">
      <w:rPr>
        <w:b/>
        <w:sz w:val="36"/>
        <w:szCs w:val="28"/>
      </w:rPr>
      <w:t>Année universitaire : 2025 - 2026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0A3AD" w14:textId="01C6BA08" w:rsidR="00876E93" w:rsidRDefault="00876E93" w:rsidP="00876E93">
    <w:pPr>
      <w:pStyle w:val="Footer"/>
      <w:framePr w:w="1679" w:h="690" w:hRule="exact" w:wrap="none" w:vAnchor="text" w:hAnchor="page" w:x="9668" w:y="-10"/>
      <w:rPr>
        <w:rStyle w:val="PageNumber"/>
      </w:rPr>
    </w:pPr>
  </w:p>
  <w:sdt>
    <w:sdtPr>
      <w:rPr>
        <w:rStyle w:val="PageNumber"/>
      </w:rPr>
      <w:id w:val="1707905433"/>
      <w:docPartObj>
        <w:docPartGallery w:val="Page Numbers (Bottom of Page)"/>
        <w:docPartUnique/>
      </w:docPartObj>
    </w:sdtPr>
    <w:sdtEndPr>
      <w:rPr>
        <w:rStyle w:val="PageNumber"/>
      </w:rPr>
    </w:sdtEndPr>
    <w:sdtContent>
      <w:p w14:paraId="4BCACCFA" w14:textId="06A9E707" w:rsidR="006D71A4" w:rsidRDefault="006D71A4" w:rsidP="00876E93">
        <w:pPr>
          <w:pStyle w:val="Footer"/>
          <w:framePr w:w="1679" w:h="690" w:hRule="exact" w:wrap="none" w:vAnchor="text" w:hAnchor="page" w:x="9668" w:y="-1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3E267ECB" w14:textId="77777777" w:rsidR="006D71A4" w:rsidRPr="00876E93" w:rsidRDefault="006D71A4" w:rsidP="00306F22">
    <w:pPr>
      <w:pStyle w:val="BodyText"/>
      <w:spacing w:line="14" w:lineRule="auto"/>
      <w:ind w:right="360"/>
      <w:rPr>
        <w:sz w:val="20"/>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FBC1C" w14:textId="77777777" w:rsidR="006D71A4" w:rsidRDefault="006D71A4" w:rsidP="00306F22">
    <w:pPr>
      <w:pStyle w:val="BodyText"/>
      <w:spacing w:line="14" w:lineRule="auto"/>
      <w:ind w:right="36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6900295"/>
      <w:docPartObj>
        <w:docPartGallery w:val="Page Numbers (Bottom of Page)"/>
        <w:docPartUnique/>
      </w:docPartObj>
    </w:sdtPr>
    <w:sdtEndPr>
      <w:rPr>
        <w:rStyle w:val="PageNumber"/>
      </w:rPr>
    </w:sdtEndPr>
    <w:sdtContent>
      <w:p w14:paraId="59169AF7" w14:textId="77777777" w:rsidR="006D71A4" w:rsidRDefault="006D71A4" w:rsidP="00306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343E8D2" w14:textId="77777777" w:rsidR="006D71A4" w:rsidRDefault="006D71A4" w:rsidP="00306F22">
    <w:pPr>
      <w:pStyle w:val="BodyText"/>
      <w:spacing w:line="14" w:lineRule="auto"/>
      <w:ind w:right="360"/>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63920930"/>
      <w:docPartObj>
        <w:docPartGallery w:val="Page Numbers (Bottom of Page)"/>
        <w:docPartUnique/>
      </w:docPartObj>
    </w:sdtPr>
    <w:sdtEndPr>
      <w:rPr>
        <w:rStyle w:val="PageNumber"/>
      </w:rPr>
    </w:sdtEndPr>
    <w:sdtContent>
      <w:p w14:paraId="28F0B5A9" w14:textId="77777777" w:rsidR="006D71A4" w:rsidRDefault="006D71A4" w:rsidP="00306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575EDEF" w14:textId="77777777" w:rsidR="006D71A4" w:rsidRDefault="006D71A4" w:rsidP="00306F22">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E458C" w14:textId="77777777" w:rsidR="000B2030" w:rsidRDefault="000B2030">
      <w:pPr>
        <w:spacing w:after="0" w:line="240" w:lineRule="auto"/>
      </w:pPr>
      <w:r>
        <w:separator/>
      </w:r>
    </w:p>
  </w:footnote>
  <w:footnote w:type="continuationSeparator" w:id="0">
    <w:p w14:paraId="2D34B4CD" w14:textId="77777777" w:rsidR="000B2030" w:rsidRDefault="000B2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1AEB1" w14:textId="77777777" w:rsidR="0053613C" w:rsidRDefault="005361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C970" w14:textId="77777777" w:rsidR="0053613C" w:rsidRDefault="005361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929F0" w14:textId="77777777" w:rsidR="0053613C" w:rsidRDefault="005361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E302C" w14:textId="77777777" w:rsidR="006D71A4" w:rsidRDefault="006D71A4">
    <w:pPr>
      <w:pStyle w:val="BodyText"/>
      <w:spacing w:line="14" w:lineRule="auto"/>
      <w:rPr>
        <w:sz w:val="20"/>
      </w:rPr>
    </w:pPr>
    <w:r>
      <w:rPr>
        <w:noProof/>
        <w:sz w:val="20"/>
      </w:rPr>
      <w:drawing>
        <wp:anchor distT="0" distB="0" distL="0" distR="0" simplePos="0" relativeHeight="251660288" behindDoc="1" locked="0" layoutInCell="1" allowOverlap="1" wp14:anchorId="0BCFE6CE" wp14:editId="41D62628">
          <wp:simplePos x="0" y="0"/>
          <wp:positionH relativeFrom="page">
            <wp:posOffset>6578600</wp:posOffset>
          </wp:positionH>
          <wp:positionV relativeFrom="page">
            <wp:posOffset>165100</wp:posOffset>
          </wp:positionV>
          <wp:extent cx="692785" cy="387985"/>
          <wp:effectExtent l="0" t="0" r="0" b="0"/>
          <wp:wrapNone/>
          <wp:docPr id="1308478991" name="Image 13084789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5159740" name="Image 2105159740"/>
                  <pic:cNvPicPr/>
                </pic:nvPicPr>
                <pic:blipFill>
                  <a:blip r:embed="rId1">
                    <a:extLst>
                      <a:ext uri="{28A0092B-C50C-407E-A947-70E740481C1C}">
                        <a14:useLocalDpi xmlns:a14="http://schemas.microsoft.com/office/drawing/2010/main" val="0"/>
                      </a:ext>
                    </a:extLst>
                  </a:blip>
                  <a:stretch>
                    <a:fillRect/>
                  </a:stretch>
                </pic:blipFill>
                <pic:spPr>
                  <a:xfrm>
                    <a:off x="0" y="0"/>
                    <a:ext cx="692785" cy="38798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59264" behindDoc="1" locked="0" layoutInCell="1" allowOverlap="1" wp14:anchorId="4F82A4A5" wp14:editId="61F33F28">
          <wp:simplePos x="0" y="0"/>
          <wp:positionH relativeFrom="page">
            <wp:posOffset>330613</wp:posOffset>
          </wp:positionH>
          <wp:positionV relativeFrom="page">
            <wp:posOffset>165758</wp:posOffset>
          </wp:positionV>
          <wp:extent cx="765228" cy="383436"/>
          <wp:effectExtent l="0" t="0" r="0" b="0"/>
          <wp:wrapNone/>
          <wp:docPr id="148289900" name="Image 1482899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65228" cy="38343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990"/>
    <w:multiLevelType w:val="multilevel"/>
    <w:tmpl w:val="B562FE12"/>
    <w:lvl w:ilvl="0">
      <w:start w:val="2"/>
      <w:numFmt w:val="decimal"/>
      <w:lvlText w:val="%1"/>
      <w:lvlJc w:val="left"/>
      <w:pPr>
        <w:ind w:left="360" w:hanging="360"/>
      </w:pPr>
      <w:rPr>
        <w:rFonts w:hint="default"/>
      </w:rPr>
    </w:lvl>
    <w:lvl w:ilvl="1">
      <w:start w:val="3"/>
      <w:numFmt w:val="decimal"/>
      <w:lvlText w:val="%1.%2"/>
      <w:lvlJc w:val="left"/>
      <w:pPr>
        <w:ind w:left="2858" w:hanging="360"/>
      </w:pPr>
      <w:rPr>
        <w:rFonts w:hint="default"/>
      </w:rPr>
    </w:lvl>
    <w:lvl w:ilvl="2">
      <w:start w:val="1"/>
      <w:numFmt w:val="decimal"/>
      <w:lvlText w:val="%1.%2.%3"/>
      <w:lvlJc w:val="left"/>
      <w:pPr>
        <w:ind w:left="5716" w:hanging="720"/>
      </w:pPr>
      <w:rPr>
        <w:rFonts w:hint="default"/>
      </w:rPr>
    </w:lvl>
    <w:lvl w:ilvl="3">
      <w:start w:val="1"/>
      <w:numFmt w:val="decimal"/>
      <w:lvlText w:val="%1.%2.%3.%4"/>
      <w:lvlJc w:val="left"/>
      <w:pPr>
        <w:ind w:left="8214" w:hanging="720"/>
      </w:pPr>
      <w:rPr>
        <w:rFonts w:hint="default"/>
      </w:rPr>
    </w:lvl>
    <w:lvl w:ilvl="4">
      <w:start w:val="1"/>
      <w:numFmt w:val="decimal"/>
      <w:lvlText w:val="%1.%2.%3.%4.%5"/>
      <w:lvlJc w:val="left"/>
      <w:pPr>
        <w:ind w:left="11072" w:hanging="1080"/>
      </w:pPr>
      <w:rPr>
        <w:rFonts w:hint="default"/>
      </w:rPr>
    </w:lvl>
    <w:lvl w:ilvl="5">
      <w:start w:val="1"/>
      <w:numFmt w:val="decimal"/>
      <w:lvlText w:val="%1.%2.%3.%4.%5.%6"/>
      <w:lvlJc w:val="left"/>
      <w:pPr>
        <w:ind w:left="13570" w:hanging="1080"/>
      </w:pPr>
      <w:rPr>
        <w:rFonts w:hint="default"/>
      </w:rPr>
    </w:lvl>
    <w:lvl w:ilvl="6">
      <w:start w:val="1"/>
      <w:numFmt w:val="decimal"/>
      <w:lvlText w:val="%1.%2.%3.%4.%5.%6.%7"/>
      <w:lvlJc w:val="left"/>
      <w:pPr>
        <w:ind w:left="16428" w:hanging="1440"/>
      </w:pPr>
      <w:rPr>
        <w:rFonts w:hint="default"/>
      </w:rPr>
    </w:lvl>
    <w:lvl w:ilvl="7">
      <w:start w:val="1"/>
      <w:numFmt w:val="decimal"/>
      <w:lvlText w:val="%1.%2.%3.%4.%5.%6.%7.%8"/>
      <w:lvlJc w:val="left"/>
      <w:pPr>
        <w:ind w:left="18926" w:hanging="1440"/>
      </w:pPr>
      <w:rPr>
        <w:rFonts w:hint="default"/>
      </w:rPr>
    </w:lvl>
    <w:lvl w:ilvl="8">
      <w:start w:val="1"/>
      <w:numFmt w:val="decimal"/>
      <w:lvlText w:val="%1.%2.%3.%4.%5.%6.%7.%8.%9"/>
      <w:lvlJc w:val="left"/>
      <w:pPr>
        <w:ind w:left="21784" w:hanging="1800"/>
      </w:pPr>
      <w:rPr>
        <w:rFonts w:hint="default"/>
      </w:rPr>
    </w:lvl>
  </w:abstractNum>
  <w:abstractNum w:abstractNumId="1" w15:restartNumberingAfterBreak="0">
    <w:nsid w:val="035A51F3"/>
    <w:multiLevelType w:val="multilevel"/>
    <w:tmpl w:val="1AF6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21CD6"/>
    <w:multiLevelType w:val="multilevel"/>
    <w:tmpl w:val="97E25080"/>
    <w:styleLink w:val="Listeactuelle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9BA68C3"/>
    <w:multiLevelType w:val="multilevel"/>
    <w:tmpl w:val="97E2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66212"/>
    <w:multiLevelType w:val="multilevel"/>
    <w:tmpl w:val="C090FA54"/>
    <w:styleLink w:val="Listeactuelle1"/>
    <w:lvl w:ilvl="0">
      <w:start w:val="1"/>
      <w:numFmt w:val="decimal"/>
      <w:lvlText w:val="%1."/>
      <w:lvlJc w:val="left"/>
      <w:pPr>
        <w:ind w:left="1711" w:hanging="360"/>
      </w:pPr>
    </w:lvl>
    <w:lvl w:ilvl="1">
      <w:start w:val="1"/>
      <w:numFmt w:val="lowerLetter"/>
      <w:lvlText w:val="%2."/>
      <w:lvlJc w:val="left"/>
      <w:pPr>
        <w:ind w:left="2431" w:hanging="360"/>
      </w:pPr>
    </w:lvl>
    <w:lvl w:ilvl="2">
      <w:start w:val="1"/>
      <w:numFmt w:val="lowerRoman"/>
      <w:lvlText w:val="%3."/>
      <w:lvlJc w:val="right"/>
      <w:pPr>
        <w:ind w:left="3151" w:hanging="180"/>
      </w:pPr>
    </w:lvl>
    <w:lvl w:ilvl="3">
      <w:start w:val="1"/>
      <w:numFmt w:val="decimal"/>
      <w:lvlText w:val="%4."/>
      <w:lvlJc w:val="left"/>
      <w:pPr>
        <w:ind w:left="3871" w:hanging="360"/>
      </w:pPr>
    </w:lvl>
    <w:lvl w:ilvl="4">
      <w:start w:val="1"/>
      <w:numFmt w:val="lowerLetter"/>
      <w:lvlText w:val="%5."/>
      <w:lvlJc w:val="left"/>
      <w:pPr>
        <w:ind w:left="4591" w:hanging="360"/>
      </w:pPr>
    </w:lvl>
    <w:lvl w:ilvl="5">
      <w:start w:val="1"/>
      <w:numFmt w:val="lowerRoman"/>
      <w:lvlText w:val="%6."/>
      <w:lvlJc w:val="right"/>
      <w:pPr>
        <w:ind w:left="5311" w:hanging="180"/>
      </w:pPr>
    </w:lvl>
    <w:lvl w:ilvl="6">
      <w:start w:val="1"/>
      <w:numFmt w:val="decimal"/>
      <w:lvlText w:val="%7."/>
      <w:lvlJc w:val="left"/>
      <w:pPr>
        <w:ind w:left="6031" w:hanging="360"/>
      </w:pPr>
    </w:lvl>
    <w:lvl w:ilvl="7">
      <w:start w:val="1"/>
      <w:numFmt w:val="lowerLetter"/>
      <w:lvlText w:val="%8."/>
      <w:lvlJc w:val="left"/>
      <w:pPr>
        <w:ind w:left="6751" w:hanging="360"/>
      </w:pPr>
    </w:lvl>
    <w:lvl w:ilvl="8">
      <w:start w:val="1"/>
      <w:numFmt w:val="lowerRoman"/>
      <w:lvlText w:val="%9."/>
      <w:lvlJc w:val="right"/>
      <w:pPr>
        <w:ind w:left="7471" w:hanging="180"/>
      </w:pPr>
    </w:lvl>
  </w:abstractNum>
  <w:abstractNum w:abstractNumId="5" w15:restartNumberingAfterBreak="0">
    <w:nsid w:val="0FC3599B"/>
    <w:multiLevelType w:val="multilevel"/>
    <w:tmpl w:val="B824F3A2"/>
    <w:styleLink w:val="Listeactuelle2"/>
    <w:lvl w:ilvl="0">
      <w:start w:val="1"/>
      <w:numFmt w:val="decimal"/>
      <w:lvlText w:val="2.%1"/>
      <w:lvlJc w:val="left"/>
      <w:pPr>
        <w:ind w:left="2071" w:hanging="360"/>
      </w:pPr>
      <w:rPr>
        <w:rFonts w:asciiTheme="majorBidi" w:hAnsiTheme="majorBidi" w:cstheme="majorBidi" w:hint="default"/>
        <w:sz w:val="28"/>
      </w:rPr>
    </w:lvl>
    <w:lvl w:ilvl="1">
      <w:start w:val="1"/>
      <w:numFmt w:val="lowerLetter"/>
      <w:lvlText w:val="%2."/>
      <w:lvlJc w:val="left"/>
      <w:pPr>
        <w:ind w:left="2791" w:hanging="360"/>
      </w:pPr>
    </w:lvl>
    <w:lvl w:ilvl="2">
      <w:start w:val="1"/>
      <w:numFmt w:val="lowerRoman"/>
      <w:lvlText w:val="%3."/>
      <w:lvlJc w:val="right"/>
      <w:pPr>
        <w:ind w:left="3511" w:hanging="180"/>
      </w:pPr>
    </w:lvl>
    <w:lvl w:ilvl="3">
      <w:start w:val="1"/>
      <w:numFmt w:val="decimal"/>
      <w:lvlText w:val="%4."/>
      <w:lvlJc w:val="left"/>
      <w:pPr>
        <w:ind w:left="4231" w:hanging="360"/>
      </w:pPr>
    </w:lvl>
    <w:lvl w:ilvl="4">
      <w:start w:val="1"/>
      <w:numFmt w:val="lowerLetter"/>
      <w:lvlText w:val="%5."/>
      <w:lvlJc w:val="left"/>
      <w:pPr>
        <w:ind w:left="4951" w:hanging="360"/>
      </w:pPr>
    </w:lvl>
    <w:lvl w:ilvl="5">
      <w:start w:val="1"/>
      <w:numFmt w:val="lowerRoman"/>
      <w:lvlText w:val="%6."/>
      <w:lvlJc w:val="right"/>
      <w:pPr>
        <w:ind w:left="5671" w:hanging="180"/>
      </w:pPr>
    </w:lvl>
    <w:lvl w:ilvl="6">
      <w:start w:val="1"/>
      <w:numFmt w:val="decimal"/>
      <w:lvlText w:val="%7."/>
      <w:lvlJc w:val="left"/>
      <w:pPr>
        <w:ind w:left="6391" w:hanging="360"/>
      </w:pPr>
    </w:lvl>
    <w:lvl w:ilvl="7">
      <w:start w:val="1"/>
      <w:numFmt w:val="lowerLetter"/>
      <w:lvlText w:val="%8."/>
      <w:lvlJc w:val="left"/>
      <w:pPr>
        <w:ind w:left="7111" w:hanging="360"/>
      </w:pPr>
    </w:lvl>
    <w:lvl w:ilvl="8">
      <w:start w:val="1"/>
      <w:numFmt w:val="lowerRoman"/>
      <w:lvlText w:val="%9."/>
      <w:lvlJc w:val="right"/>
      <w:pPr>
        <w:ind w:left="7831" w:hanging="180"/>
      </w:pPr>
    </w:lvl>
  </w:abstractNum>
  <w:abstractNum w:abstractNumId="6" w15:restartNumberingAfterBreak="0">
    <w:nsid w:val="14A77466"/>
    <w:multiLevelType w:val="multilevel"/>
    <w:tmpl w:val="969ECEBA"/>
    <w:lvl w:ilvl="0">
      <w:start w:val="2"/>
      <w:numFmt w:val="decimal"/>
      <w:lvlText w:val="%1"/>
      <w:lvlJc w:val="left"/>
      <w:pPr>
        <w:ind w:left="360" w:hanging="360"/>
      </w:pPr>
      <w:rPr>
        <w:rFonts w:hint="default"/>
      </w:rPr>
    </w:lvl>
    <w:lvl w:ilvl="1">
      <w:start w:val="1"/>
      <w:numFmt w:val="decimal"/>
      <w:lvlText w:val="%1.%2"/>
      <w:lvlJc w:val="left"/>
      <w:pPr>
        <w:ind w:left="2858" w:hanging="360"/>
      </w:pPr>
      <w:rPr>
        <w:rFonts w:hint="default"/>
      </w:rPr>
    </w:lvl>
    <w:lvl w:ilvl="2">
      <w:start w:val="1"/>
      <w:numFmt w:val="decimal"/>
      <w:lvlText w:val="%1.%2.%3"/>
      <w:lvlJc w:val="left"/>
      <w:pPr>
        <w:ind w:left="5716" w:hanging="720"/>
      </w:pPr>
      <w:rPr>
        <w:rFonts w:hint="default"/>
      </w:rPr>
    </w:lvl>
    <w:lvl w:ilvl="3">
      <w:start w:val="1"/>
      <w:numFmt w:val="decimal"/>
      <w:lvlText w:val="%1.%2.%3.%4"/>
      <w:lvlJc w:val="left"/>
      <w:pPr>
        <w:ind w:left="8574" w:hanging="1080"/>
      </w:pPr>
      <w:rPr>
        <w:rFonts w:hint="default"/>
      </w:rPr>
    </w:lvl>
    <w:lvl w:ilvl="4">
      <w:start w:val="1"/>
      <w:numFmt w:val="decimal"/>
      <w:lvlText w:val="%1.%2.%3.%4.%5"/>
      <w:lvlJc w:val="left"/>
      <w:pPr>
        <w:ind w:left="11072" w:hanging="1080"/>
      </w:pPr>
      <w:rPr>
        <w:rFonts w:hint="default"/>
      </w:rPr>
    </w:lvl>
    <w:lvl w:ilvl="5">
      <w:start w:val="1"/>
      <w:numFmt w:val="decimal"/>
      <w:lvlText w:val="%1.%2.%3.%4.%5.%6"/>
      <w:lvlJc w:val="left"/>
      <w:pPr>
        <w:ind w:left="13930" w:hanging="1440"/>
      </w:pPr>
      <w:rPr>
        <w:rFonts w:hint="default"/>
      </w:rPr>
    </w:lvl>
    <w:lvl w:ilvl="6">
      <w:start w:val="1"/>
      <w:numFmt w:val="decimal"/>
      <w:lvlText w:val="%1.%2.%3.%4.%5.%6.%7"/>
      <w:lvlJc w:val="left"/>
      <w:pPr>
        <w:ind w:left="16428" w:hanging="1440"/>
      </w:pPr>
      <w:rPr>
        <w:rFonts w:hint="default"/>
      </w:rPr>
    </w:lvl>
    <w:lvl w:ilvl="7">
      <w:start w:val="1"/>
      <w:numFmt w:val="decimal"/>
      <w:lvlText w:val="%1.%2.%3.%4.%5.%6.%7.%8"/>
      <w:lvlJc w:val="left"/>
      <w:pPr>
        <w:ind w:left="19286" w:hanging="1800"/>
      </w:pPr>
      <w:rPr>
        <w:rFonts w:hint="default"/>
      </w:rPr>
    </w:lvl>
    <w:lvl w:ilvl="8">
      <w:start w:val="1"/>
      <w:numFmt w:val="decimal"/>
      <w:lvlText w:val="%1.%2.%3.%4.%5.%6.%7.%8.%9"/>
      <w:lvlJc w:val="left"/>
      <w:pPr>
        <w:ind w:left="22144" w:hanging="2160"/>
      </w:pPr>
      <w:rPr>
        <w:rFonts w:hint="default"/>
      </w:rPr>
    </w:lvl>
  </w:abstractNum>
  <w:abstractNum w:abstractNumId="7" w15:restartNumberingAfterBreak="0">
    <w:nsid w:val="16E203C6"/>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85671"/>
    <w:multiLevelType w:val="multilevel"/>
    <w:tmpl w:val="BB5649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25496"/>
    <w:multiLevelType w:val="multilevel"/>
    <w:tmpl w:val="66288CEC"/>
    <w:styleLink w:val="Listeactuelle5"/>
    <w:lvl w:ilvl="0">
      <w:start w:val="1"/>
      <w:numFmt w:val="decimal"/>
      <w:lvlText w:val="%1."/>
      <w:lvlJc w:val="left"/>
      <w:pPr>
        <w:ind w:left="1351" w:hanging="360"/>
      </w:pPr>
      <w:rPr>
        <w:rFonts w:ascii="Times New Roman" w:eastAsia="Times New Roman" w:hAnsi="Times New Roman" w:cs="Times New Roman" w:hint="default"/>
        <w:b w:val="0"/>
        <w:bCs w:val="0"/>
        <w:i w:val="0"/>
        <w:iCs w:val="0"/>
        <w:spacing w:val="0"/>
        <w:w w:val="99"/>
        <w:sz w:val="32"/>
        <w:szCs w:val="32"/>
        <w:lang w:val="fr-FR" w:eastAsia="en-US" w:bidi="ar-SA"/>
      </w:rPr>
    </w:lvl>
    <w:lvl w:ilvl="1">
      <w:start w:val="1"/>
      <w:numFmt w:val="decimal"/>
      <w:lvlText w:val="%1.%2"/>
      <w:lvlJc w:val="left"/>
      <w:pPr>
        <w:ind w:left="1781" w:hanging="430"/>
      </w:pPr>
      <w:rPr>
        <w:rFonts w:ascii="Times New Roman" w:eastAsia="Times New Roman" w:hAnsi="Times New Roman" w:cs="Times New Roman" w:hint="default"/>
        <w:b w:val="0"/>
        <w:bCs w:val="0"/>
        <w:i w:val="0"/>
        <w:iCs w:val="0"/>
        <w:spacing w:val="0"/>
        <w:w w:val="100"/>
        <w:sz w:val="28"/>
        <w:szCs w:val="28"/>
        <w:lang w:val="fr-FR" w:eastAsia="en-US" w:bidi="ar-SA"/>
      </w:rPr>
    </w:lvl>
    <w:lvl w:ilvl="2">
      <w:numFmt w:val="bullet"/>
      <w:lvlText w:val="•"/>
      <w:lvlJc w:val="left"/>
      <w:pPr>
        <w:ind w:left="1711" w:hanging="360"/>
      </w:pPr>
      <w:rPr>
        <w:rFonts w:ascii="Calibri" w:eastAsia="Calibri" w:hAnsi="Calibri" w:cs="Calibri" w:hint="default"/>
        <w:spacing w:val="0"/>
        <w:w w:val="100"/>
        <w:lang w:val="fr-FR" w:eastAsia="en-US" w:bidi="ar-SA"/>
      </w:rPr>
    </w:lvl>
    <w:lvl w:ilvl="3">
      <w:numFmt w:val="bullet"/>
      <w:lvlText w:val="•"/>
      <w:lvlJc w:val="left"/>
      <w:pPr>
        <w:ind w:left="2957" w:hanging="360"/>
      </w:pPr>
      <w:rPr>
        <w:rFonts w:hint="default"/>
        <w:lang w:val="fr-FR" w:eastAsia="en-US" w:bidi="ar-SA"/>
      </w:rPr>
    </w:lvl>
    <w:lvl w:ilvl="4">
      <w:numFmt w:val="bullet"/>
      <w:lvlText w:val="•"/>
      <w:lvlJc w:val="left"/>
      <w:pPr>
        <w:ind w:left="4134" w:hanging="360"/>
      </w:pPr>
      <w:rPr>
        <w:rFonts w:hint="default"/>
        <w:lang w:val="fr-FR" w:eastAsia="en-US" w:bidi="ar-SA"/>
      </w:rPr>
    </w:lvl>
    <w:lvl w:ilvl="5">
      <w:numFmt w:val="bullet"/>
      <w:lvlText w:val="•"/>
      <w:lvlJc w:val="left"/>
      <w:pPr>
        <w:ind w:left="5311" w:hanging="360"/>
      </w:pPr>
      <w:rPr>
        <w:rFonts w:hint="default"/>
        <w:lang w:val="fr-FR" w:eastAsia="en-US" w:bidi="ar-SA"/>
      </w:rPr>
    </w:lvl>
    <w:lvl w:ilvl="6">
      <w:numFmt w:val="bullet"/>
      <w:lvlText w:val="•"/>
      <w:lvlJc w:val="left"/>
      <w:pPr>
        <w:ind w:left="6489" w:hanging="360"/>
      </w:pPr>
      <w:rPr>
        <w:rFonts w:hint="default"/>
        <w:lang w:val="fr-FR" w:eastAsia="en-US" w:bidi="ar-SA"/>
      </w:rPr>
    </w:lvl>
    <w:lvl w:ilvl="7">
      <w:numFmt w:val="bullet"/>
      <w:lvlText w:val="•"/>
      <w:lvlJc w:val="left"/>
      <w:pPr>
        <w:ind w:left="7666" w:hanging="360"/>
      </w:pPr>
      <w:rPr>
        <w:rFonts w:hint="default"/>
        <w:lang w:val="fr-FR" w:eastAsia="en-US" w:bidi="ar-SA"/>
      </w:rPr>
    </w:lvl>
    <w:lvl w:ilvl="8">
      <w:numFmt w:val="bullet"/>
      <w:lvlText w:val="•"/>
      <w:lvlJc w:val="left"/>
      <w:pPr>
        <w:ind w:left="8843" w:hanging="360"/>
      </w:pPr>
      <w:rPr>
        <w:rFonts w:hint="default"/>
        <w:lang w:val="fr-FR" w:eastAsia="en-US" w:bidi="ar-SA"/>
      </w:rPr>
    </w:lvl>
  </w:abstractNum>
  <w:abstractNum w:abstractNumId="10" w15:restartNumberingAfterBreak="0">
    <w:nsid w:val="25685217"/>
    <w:multiLevelType w:val="multilevel"/>
    <w:tmpl w:val="FE3858F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A51A9"/>
    <w:multiLevelType w:val="multilevel"/>
    <w:tmpl w:val="8B58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C0EE9"/>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4747A"/>
    <w:multiLevelType w:val="multilevel"/>
    <w:tmpl w:val="040C0025"/>
    <w:styleLink w:val="Listeactuell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C821822"/>
    <w:multiLevelType w:val="hybridMultilevel"/>
    <w:tmpl w:val="89DEAE16"/>
    <w:lvl w:ilvl="0" w:tplc="D17C25F2">
      <w:start w:val="1"/>
      <w:numFmt w:val="decimal"/>
      <w:lvlText w:val="%1.1"/>
      <w:lvlJc w:val="left"/>
      <w:pPr>
        <w:ind w:left="3218" w:hanging="360"/>
      </w:pPr>
      <w:rPr>
        <w:rFonts w:hint="default"/>
      </w:rPr>
    </w:lvl>
    <w:lvl w:ilvl="1" w:tplc="040C0019" w:tentative="1">
      <w:start w:val="1"/>
      <w:numFmt w:val="lowerLetter"/>
      <w:lvlText w:val="%2."/>
      <w:lvlJc w:val="left"/>
      <w:pPr>
        <w:ind w:left="3938" w:hanging="360"/>
      </w:pPr>
    </w:lvl>
    <w:lvl w:ilvl="2" w:tplc="040C001B" w:tentative="1">
      <w:start w:val="1"/>
      <w:numFmt w:val="lowerRoman"/>
      <w:lvlText w:val="%3."/>
      <w:lvlJc w:val="right"/>
      <w:pPr>
        <w:ind w:left="4658" w:hanging="180"/>
      </w:pPr>
    </w:lvl>
    <w:lvl w:ilvl="3" w:tplc="040C000F" w:tentative="1">
      <w:start w:val="1"/>
      <w:numFmt w:val="decimal"/>
      <w:lvlText w:val="%4."/>
      <w:lvlJc w:val="left"/>
      <w:pPr>
        <w:ind w:left="5378" w:hanging="360"/>
      </w:pPr>
    </w:lvl>
    <w:lvl w:ilvl="4" w:tplc="040C0019" w:tentative="1">
      <w:start w:val="1"/>
      <w:numFmt w:val="lowerLetter"/>
      <w:lvlText w:val="%5."/>
      <w:lvlJc w:val="left"/>
      <w:pPr>
        <w:ind w:left="6098" w:hanging="360"/>
      </w:pPr>
    </w:lvl>
    <w:lvl w:ilvl="5" w:tplc="040C001B" w:tentative="1">
      <w:start w:val="1"/>
      <w:numFmt w:val="lowerRoman"/>
      <w:lvlText w:val="%6."/>
      <w:lvlJc w:val="right"/>
      <w:pPr>
        <w:ind w:left="6818" w:hanging="180"/>
      </w:pPr>
    </w:lvl>
    <w:lvl w:ilvl="6" w:tplc="040C000F" w:tentative="1">
      <w:start w:val="1"/>
      <w:numFmt w:val="decimal"/>
      <w:lvlText w:val="%7."/>
      <w:lvlJc w:val="left"/>
      <w:pPr>
        <w:ind w:left="7538" w:hanging="360"/>
      </w:pPr>
    </w:lvl>
    <w:lvl w:ilvl="7" w:tplc="040C0019" w:tentative="1">
      <w:start w:val="1"/>
      <w:numFmt w:val="lowerLetter"/>
      <w:lvlText w:val="%8."/>
      <w:lvlJc w:val="left"/>
      <w:pPr>
        <w:ind w:left="8258" w:hanging="360"/>
      </w:pPr>
    </w:lvl>
    <w:lvl w:ilvl="8" w:tplc="040C001B" w:tentative="1">
      <w:start w:val="1"/>
      <w:numFmt w:val="lowerRoman"/>
      <w:lvlText w:val="%9."/>
      <w:lvlJc w:val="right"/>
      <w:pPr>
        <w:ind w:left="8978" w:hanging="180"/>
      </w:pPr>
    </w:lvl>
  </w:abstractNum>
  <w:abstractNum w:abstractNumId="15" w15:restartNumberingAfterBreak="0">
    <w:nsid w:val="3CAE22D4"/>
    <w:multiLevelType w:val="multilevel"/>
    <w:tmpl w:val="C6484B1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C0374"/>
    <w:multiLevelType w:val="multilevel"/>
    <w:tmpl w:val="040C0025"/>
    <w:styleLink w:val="Listeactuell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D08659F"/>
    <w:multiLevelType w:val="multilevel"/>
    <w:tmpl w:val="8F18F2AC"/>
    <w:lvl w:ilvl="0">
      <w:start w:val="1"/>
      <w:numFmt w:val="decimal"/>
      <w:lvlText w:val="%1"/>
      <w:lvlJc w:val="left"/>
      <w:pPr>
        <w:ind w:left="480" w:hanging="480"/>
      </w:pPr>
      <w:rPr>
        <w:rFonts w:hint="default"/>
      </w:rPr>
    </w:lvl>
    <w:lvl w:ilvl="1">
      <w:start w:val="3"/>
      <w:numFmt w:val="decimal"/>
      <w:lvlText w:val="%1.%2"/>
      <w:lvlJc w:val="left"/>
      <w:pPr>
        <w:ind w:left="1335" w:hanging="480"/>
      </w:pPr>
      <w:rPr>
        <w:rFonts w:hint="default"/>
      </w:rPr>
    </w:lvl>
    <w:lvl w:ilvl="2">
      <w:start w:val="1"/>
      <w:numFmt w:val="decimal"/>
      <w:lvlText w:val="%1.%2.%3"/>
      <w:lvlJc w:val="left"/>
      <w:pPr>
        <w:ind w:left="2430" w:hanging="720"/>
      </w:pPr>
      <w:rPr>
        <w:rFonts w:hint="default"/>
      </w:rPr>
    </w:lvl>
    <w:lvl w:ilvl="3">
      <w:start w:val="1"/>
      <w:numFmt w:val="decimal"/>
      <w:lvlText w:val="%1.%2.%3.%4"/>
      <w:lvlJc w:val="left"/>
      <w:pPr>
        <w:ind w:left="3285"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355" w:hanging="108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425" w:hanging="1440"/>
      </w:pPr>
      <w:rPr>
        <w:rFonts w:hint="default"/>
      </w:rPr>
    </w:lvl>
    <w:lvl w:ilvl="8">
      <w:start w:val="1"/>
      <w:numFmt w:val="decimal"/>
      <w:lvlText w:val="%1.%2.%3.%4.%5.%6.%7.%8.%9"/>
      <w:lvlJc w:val="left"/>
      <w:pPr>
        <w:ind w:left="8640" w:hanging="1800"/>
      </w:pPr>
      <w:rPr>
        <w:rFonts w:hint="default"/>
      </w:rPr>
    </w:lvl>
  </w:abstractNum>
  <w:abstractNum w:abstractNumId="18" w15:restartNumberingAfterBreak="0">
    <w:nsid w:val="4FF93E21"/>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4560C"/>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42091"/>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077E5"/>
    <w:multiLevelType w:val="multilevel"/>
    <w:tmpl w:val="F2F4FACC"/>
    <w:lvl w:ilvl="0">
      <w:start w:val="3"/>
      <w:numFmt w:val="decimal"/>
      <w:lvlText w:val="%1"/>
      <w:lvlJc w:val="left"/>
      <w:pPr>
        <w:ind w:left="490" w:hanging="490"/>
      </w:pPr>
      <w:rPr>
        <w:rFonts w:ascii="Segoe UI Emoji" w:hAnsi="Segoe UI Emoji" w:cs="Segoe UI Emoji" w:hint="default"/>
      </w:rPr>
    </w:lvl>
    <w:lvl w:ilvl="1">
      <w:start w:val="2"/>
      <w:numFmt w:val="decimal"/>
      <w:lvlText w:val="%1.%2"/>
      <w:lvlJc w:val="left"/>
      <w:pPr>
        <w:ind w:left="850" w:hanging="490"/>
      </w:pPr>
      <w:rPr>
        <w:rFonts w:ascii="Segoe UI Emoji" w:hAnsi="Segoe UI Emoji" w:cs="Segoe UI Emoji" w:hint="default"/>
      </w:rPr>
    </w:lvl>
    <w:lvl w:ilvl="2">
      <w:start w:val="3"/>
      <w:numFmt w:val="decimal"/>
      <w:lvlText w:val="%1.%2.%3"/>
      <w:lvlJc w:val="left"/>
      <w:pPr>
        <w:ind w:left="1440" w:hanging="720"/>
      </w:pPr>
      <w:rPr>
        <w:rFonts w:ascii="Segoe UI Emoji" w:hAnsi="Segoe UI Emoji" w:cs="Segoe UI Emoji" w:hint="default"/>
      </w:rPr>
    </w:lvl>
    <w:lvl w:ilvl="3">
      <w:start w:val="1"/>
      <w:numFmt w:val="decimal"/>
      <w:lvlText w:val="%1.%2.%3.%4"/>
      <w:lvlJc w:val="left"/>
      <w:pPr>
        <w:ind w:left="1800" w:hanging="720"/>
      </w:pPr>
      <w:rPr>
        <w:rFonts w:ascii="Segoe UI Emoji" w:hAnsi="Segoe UI Emoji" w:cs="Segoe UI Emoji" w:hint="default"/>
      </w:rPr>
    </w:lvl>
    <w:lvl w:ilvl="4">
      <w:start w:val="1"/>
      <w:numFmt w:val="decimal"/>
      <w:lvlText w:val="%1.%2.%3.%4.%5"/>
      <w:lvlJc w:val="left"/>
      <w:pPr>
        <w:ind w:left="2520" w:hanging="1080"/>
      </w:pPr>
      <w:rPr>
        <w:rFonts w:ascii="Segoe UI Emoji" w:hAnsi="Segoe UI Emoji" w:cs="Segoe UI Emoji" w:hint="default"/>
      </w:rPr>
    </w:lvl>
    <w:lvl w:ilvl="5">
      <w:start w:val="1"/>
      <w:numFmt w:val="decimal"/>
      <w:lvlText w:val="%1.%2.%3.%4.%5.%6"/>
      <w:lvlJc w:val="left"/>
      <w:pPr>
        <w:ind w:left="2880" w:hanging="1080"/>
      </w:pPr>
      <w:rPr>
        <w:rFonts w:ascii="Segoe UI Emoji" w:hAnsi="Segoe UI Emoji" w:cs="Segoe UI Emoji" w:hint="default"/>
      </w:rPr>
    </w:lvl>
    <w:lvl w:ilvl="6">
      <w:start w:val="1"/>
      <w:numFmt w:val="decimal"/>
      <w:lvlText w:val="%1.%2.%3.%4.%5.%6.%7"/>
      <w:lvlJc w:val="left"/>
      <w:pPr>
        <w:ind w:left="3600" w:hanging="1440"/>
      </w:pPr>
      <w:rPr>
        <w:rFonts w:ascii="Segoe UI Emoji" w:hAnsi="Segoe UI Emoji" w:cs="Segoe UI Emoji" w:hint="default"/>
      </w:rPr>
    </w:lvl>
    <w:lvl w:ilvl="7">
      <w:start w:val="1"/>
      <w:numFmt w:val="decimal"/>
      <w:lvlText w:val="%1.%2.%3.%4.%5.%6.%7.%8"/>
      <w:lvlJc w:val="left"/>
      <w:pPr>
        <w:ind w:left="3960" w:hanging="1440"/>
      </w:pPr>
      <w:rPr>
        <w:rFonts w:ascii="Segoe UI Emoji" w:hAnsi="Segoe UI Emoji" w:cs="Segoe UI Emoji" w:hint="default"/>
      </w:rPr>
    </w:lvl>
    <w:lvl w:ilvl="8">
      <w:start w:val="1"/>
      <w:numFmt w:val="decimal"/>
      <w:lvlText w:val="%1.%2.%3.%4.%5.%6.%7.%8.%9"/>
      <w:lvlJc w:val="left"/>
      <w:pPr>
        <w:ind w:left="4680" w:hanging="1800"/>
      </w:pPr>
      <w:rPr>
        <w:rFonts w:ascii="Segoe UI Emoji" w:hAnsi="Segoe UI Emoji" w:cs="Segoe UI Emoji" w:hint="default"/>
      </w:rPr>
    </w:lvl>
  </w:abstractNum>
  <w:abstractNum w:abstractNumId="22" w15:restartNumberingAfterBreak="0">
    <w:nsid w:val="54D7746B"/>
    <w:multiLevelType w:val="hybridMultilevel"/>
    <w:tmpl w:val="21B68914"/>
    <w:lvl w:ilvl="0" w:tplc="BF4670BC">
      <w:numFmt w:val="bullet"/>
      <w:lvlText w:val="•"/>
      <w:lvlJc w:val="left"/>
      <w:pPr>
        <w:ind w:left="720" w:hanging="360"/>
      </w:pPr>
      <w:rPr>
        <w:rFonts w:hint="default"/>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716C20"/>
    <w:multiLevelType w:val="multilevel"/>
    <w:tmpl w:val="23689176"/>
    <w:lvl w:ilvl="0">
      <w:start w:val="1"/>
      <w:numFmt w:val="decimal"/>
      <w:lvlText w:val="%1"/>
      <w:lvlJc w:val="left"/>
      <w:pPr>
        <w:ind w:left="360" w:hanging="360"/>
      </w:pPr>
      <w:rPr>
        <w:rFonts w:hint="default"/>
      </w:rPr>
    </w:lvl>
    <w:lvl w:ilvl="1">
      <w:start w:val="2"/>
      <w:numFmt w:val="decimal"/>
      <w:lvlText w:val="%1.%2"/>
      <w:lvlJc w:val="left"/>
      <w:pPr>
        <w:ind w:left="3578" w:hanging="360"/>
      </w:pPr>
      <w:rPr>
        <w:rFonts w:hint="default"/>
        <w:i w:val="0"/>
        <w:iCs w:val="0"/>
      </w:rPr>
    </w:lvl>
    <w:lvl w:ilvl="2">
      <w:start w:val="1"/>
      <w:numFmt w:val="decimal"/>
      <w:lvlText w:val="%1.%2.%3"/>
      <w:lvlJc w:val="left"/>
      <w:pPr>
        <w:ind w:left="7156" w:hanging="720"/>
      </w:pPr>
      <w:rPr>
        <w:rFonts w:hint="default"/>
      </w:rPr>
    </w:lvl>
    <w:lvl w:ilvl="3">
      <w:start w:val="1"/>
      <w:numFmt w:val="decimal"/>
      <w:lvlText w:val="%1.%2.%3.%4"/>
      <w:lvlJc w:val="left"/>
      <w:pPr>
        <w:ind w:left="10374" w:hanging="720"/>
      </w:pPr>
      <w:rPr>
        <w:rFonts w:hint="default"/>
      </w:rPr>
    </w:lvl>
    <w:lvl w:ilvl="4">
      <w:start w:val="1"/>
      <w:numFmt w:val="decimal"/>
      <w:lvlText w:val="%1.%2.%3.%4.%5"/>
      <w:lvlJc w:val="left"/>
      <w:pPr>
        <w:ind w:left="13952" w:hanging="1080"/>
      </w:pPr>
      <w:rPr>
        <w:rFonts w:hint="default"/>
      </w:rPr>
    </w:lvl>
    <w:lvl w:ilvl="5">
      <w:start w:val="1"/>
      <w:numFmt w:val="decimal"/>
      <w:lvlText w:val="%1.%2.%3.%4.%5.%6"/>
      <w:lvlJc w:val="left"/>
      <w:pPr>
        <w:ind w:left="17170" w:hanging="1080"/>
      </w:pPr>
      <w:rPr>
        <w:rFonts w:hint="default"/>
      </w:rPr>
    </w:lvl>
    <w:lvl w:ilvl="6">
      <w:start w:val="1"/>
      <w:numFmt w:val="decimal"/>
      <w:lvlText w:val="%1.%2.%3.%4.%5.%6.%7"/>
      <w:lvlJc w:val="left"/>
      <w:pPr>
        <w:ind w:left="20748" w:hanging="1440"/>
      </w:pPr>
      <w:rPr>
        <w:rFonts w:hint="default"/>
      </w:rPr>
    </w:lvl>
    <w:lvl w:ilvl="7">
      <w:start w:val="1"/>
      <w:numFmt w:val="decimal"/>
      <w:lvlText w:val="%1.%2.%3.%4.%5.%6.%7.%8"/>
      <w:lvlJc w:val="left"/>
      <w:pPr>
        <w:ind w:left="23966" w:hanging="1440"/>
      </w:pPr>
      <w:rPr>
        <w:rFonts w:hint="default"/>
      </w:rPr>
    </w:lvl>
    <w:lvl w:ilvl="8">
      <w:start w:val="1"/>
      <w:numFmt w:val="decimal"/>
      <w:lvlText w:val="%1.%2.%3.%4.%5.%6.%7.%8.%9"/>
      <w:lvlJc w:val="left"/>
      <w:pPr>
        <w:ind w:left="27184" w:hanging="1440"/>
      </w:pPr>
      <w:rPr>
        <w:rFonts w:hint="default"/>
      </w:rPr>
    </w:lvl>
  </w:abstractNum>
  <w:abstractNum w:abstractNumId="24" w15:restartNumberingAfterBreak="0">
    <w:nsid w:val="73AB3C30"/>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8756B"/>
    <w:multiLevelType w:val="multilevel"/>
    <w:tmpl w:val="E0A4A816"/>
    <w:styleLink w:val="Listeactuelle6"/>
    <w:lvl w:ilvl="0">
      <w:start w:val="1"/>
      <w:numFmt w:val="decimal"/>
      <w:lvlText w:val="%1."/>
      <w:lvlJc w:val="left"/>
      <w:pPr>
        <w:ind w:left="1351" w:hanging="360"/>
      </w:pPr>
      <w:rPr>
        <w:rFonts w:ascii="Times New Roman" w:eastAsia="Times New Roman" w:hAnsi="Times New Roman" w:cs="Times New Roman" w:hint="default"/>
        <w:b w:val="0"/>
        <w:bCs w:val="0"/>
        <w:i w:val="0"/>
        <w:iCs w:val="0"/>
        <w:spacing w:val="0"/>
        <w:w w:val="99"/>
        <w:sz w:val="32"/>
        <w:szCs w:val="32"/>
        <w:lang w:val="fr-FR" w:eastAsia="en-US" w:bidi="ar-SA"/>
      </w:rPr>
    </w:lvl>
    <w:lvl w:ilvl="1">
      <w:start w:val="1"/>
      <w:numFmt w:val="decimal"/>
      <w:lvlText w:val="%1.%2"/>
      <w:lvlJc w:val="left"/>
      <w:pPr>
        <w:ind w:left="1781" w:hanging="430"/>
      </w:pPr>
      <w:rPr>
        <w:rFonts w:ascii="Times New Roman" w:eastAsia="Times New Roman" w:hAnsi="Times New Roman" w:cs="Times New Roman" w:hint="default"/>
        <w:b w:val="0"/>
        <w:bCs w:val="0"/>
        <w:i w:val="0"/>
        <w:iCs w:val="0"/>
        <w:spacing w:val="0"/>
        <w:w w:val="100"/>
        <w:sz w:val="28"/>
        <w:szCs w:val="28"/>
        <w:lang w:val="fr-FR" w:eastAsia="en-US" w:bidi="ar-SA"/>
      </w:rPr>
    </w:lvl>
    <w:lvl w:ilvl="2">
      <w:numFmt w:val="decimal"/>
      <w:lvlText w:val="%1.%2.%3"/>
      <w:lvlJc w:val="left"/>
      <w:pPr>
        <w:ind w:left="1711" w:hanging="360"/>
      </w:pPr>
      <w:rPr>
        <w:rFonts w:hint="default"/>
        <w:spacing w:val="0"/>
        <w:w w:val="100"/>
        <w:lang w:val="fr-FR" w:eastAsia="en-US" w:bidi="ar-SA"/>
      </w:rPr>
    </w:lvl>
    <w:lvl w:ilvl="3">
      <w:numFmt w:val="bullet"/>
      <w:lvlText w:val="•"/>
      <w:lvlJc w:val="left"/>
      <w:pPr>
        <w:ind w:left="2957" w:hanging="360"/>
      </w:pPr>
      <w:rPr>
        <w:rFonts w:hint="default"/>
        <w:lang w:val="fr-FR" w:eastAsia="en-US" w:bidi="ar-SA"/>
      </w:rPr>
    </w:lvl>
    <w:lvl w:ilvl="4">
      <w:numFmt w:val="bullet"/>
      <w:lvlText w:val="•"/>
      <w:lvlJc w:val="left"/>
      <w:pPr>
        <w:ind w:left="4134" w:hanging="360"/>
      </w:pPr>
      <w:rPr>
        <w:rFonts w:hint="default"/>
        <w:lang w:val="fr-FR" w:eastAsia="en-US" w:bidi="ar-SA"/>
      </w:rPr>
    </w:lvl>
    <w:lvl w:ilvl="5">
      <w:numFmt w:val="bullet"/>
      <w:lvlText w:val="•"/>
      <w:lvlJc w:val="left"/>
      <w:pPr>
        <w:ind w:left="5311" w:hanging="360"/>
      </w:pPr>
      <w:rPr>
        <w:rFonts w:hint="default"/>
        <w:lang w:val="fr-FR" w:eastAsia="en-US" w:bidi="ar-SA"/>
      </w:rPr>
    </w:lvl>
    <w:lvl w:ilvl="6">
      <w:numFmt w:val="bullet"/>
      <w:lvlText w:val="•"/>
      <w:lvlJc w:val="left"/>
      <w:pPr>
        <w:ind w:left="6489" w:hanging="360"/>
      </w:pPr>
      <w:rPr>
        <w:rFonts w:hint="default"/>
        <w:lang w:val="fr-FR" w:eastAsia="en-US" w:bidi="ar-SA"/>
      </w:rPr>
    </w:lvl>
    <w:lvl w:ilvl="7">
      <w:numFmt w:val="bullet"/>
      <w:lvlText w:val="•"/>
      <w:lvlJc w:val="left"/>
      <w:pPr>
        <w:ind w:left="7666" w:hanging="360"/>
      </w:pPr>
      <w:rPr>
        <w:rFonts w:hint="default"/>
        <w:lang w:val="fr-FR" w:eastAsia="en-US" w:bidi="ar-SA"/>
      </w:rPr>
    </w:lvl>
    <w:lvl w:ilvl="8">
      <w:numFmt w:val="bullet"/>
      <w:lvlText w:val="•"/>
      <w:lvlJc w:val="left"/>
      <w:pPr>
        <w:ind w:left="8843" w:hanging="360"/>
      </w:pPr>
      <w:rPr>
        <w:rFonts w:hint="default"/>
        <w:lang w:val="fr-FR" w:eastAsia="en-US" w:bidi="ar-SA"/>
      </w:rPr>
    </w:lvl>
  </w:abstractNum>
  <w:num w:numId="1">
    <w:abstractNumId w:val="4"/>
  </w:num>
  <w:num w:numId="2">
    <w:abstractNumId w:val="5"/>
  </w:num>
  <w:num w:numId="3">
    <w:abstractNumId w:val="16"/>
  </w:num>
  <w:num w:numId="4">
    <w:abstractNumId w:val="13"/>
  </w:num>
  <w:num w:numId="5">
    <w:abstractNumId w:val="9"/>
  </w:num>
  <w:num w:numId="6">
    <w:abstractNumId w:val="25"/>
  </w:num>
  <w:num w:numId="7">
    <w:abstractNumId w:val="11"/>
  </w:num>
  <w:num w:numId="8">
    <w:abstractNumId w:val="15"/>
  </w:num>
  <w:num w:numId="9">
    <w:abstractNumId w:val="14"/>
  </w:num>
  <w:num w:numId="10">
    <w:abstractNumId w:val="23"/>
  </w:num>
  <w:num w:numId="11">
    <w:abstractNumId w:val="6"/>
  </w:num>
  <w:num w:numId="12">
    <w:abstractNumId w:val="17"/>
  </w:num>
  <w:num w:numId="13">
    <w:abstractNumId w:val="3"/>
  </w:num>
  <w:num w:numId="14">
    <w:abstractNumId w:val="10"/>
  </w:num>
  <w:num w:numId="15">
    <w:abstractNumId w:val="1"/>
  </w:num>
  <w:num w:numId="16">
    <w:abstractNumId w:val="24"/>
  </w:num>
  <w:num w:numId="17">
    <w:abstractNumId w:val="18"/>
  </w:num>
  <w:num w:numId="18">
    <w:abstractNumId w:val="7"/>
  </w:num>
  <w:num w:numId="19">
    <w:abstractNumId w:val="12"/>
  </w:num>
  <w:num w:numId="20">
    <w:abstractNumId w:val="19"/>
  </w:num>
  <w:num w:numId="21">
    <w:abstractNumId w:val="20"/>
  </w:num>
  <w:num w:numId="22">
    <w:abstractNumId w:val="8"/>
  </w:num>
  <w:num w:numId="23">
    <w:abstractNumId w:val="22"/>
  </w:num>
  <w:num w:numId="24">
    <w:abstractNumId w:val="21"/>
  </w:num>
  <w:num w:numId="25">
    <w:abstractNumId w:val="2"/>
  </w:num>
  <w:num w:numId="26">
    <w:abstractNumId w:val="0"/>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oussra Zounaki">
    <w15:presenceInfo w15:providerId="Windows Live" w15:userId="dcf57d65c20c2be3"/>
  </w15:person>
  <w15:person w15:author="NOUREDDINE KERZAZI">
    <w15:presenceInfo w15:providerId="None" w15:userId="NOUREDDINE KERZAZ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1A4"/>
    <w:rsid w:val="00002DF1"/>
    <w:rsid w:val="000115EB"/>
    <w:rsid w:val="00033278"/>
    <w:rsid w:val="000414AF"/>
    <w:rsid w:val="000600BA"/>
    <w:rsid w:val="0007157A"/>
    <w:rsid w:val="00085E89"/>
    <w:rsid w:val="000B2030"/>
    <w:rsid w:val="000E24C5"/>
    <w:rsid w:val="000E74BD"/>
    <w:rsid w:val="00114965"/>
    <w:rsid w:val="00144AD6"/>
    <w:rsid w:val="00156367"/>
    <w:rsid w:val="001642BB"/>
    <w:rsid w:val="001866AD"/>
    <w:rsid w:val="00192B4A"/>
    <w:rsid w:val="001A64CF"/>
    <w:rsid w:val="001B543F"/>
    <w:rsid w:val="001C0393"/>
    <w:rsid w:val="001C714E"/>
    <w:rsid w:val="001D2AE0"/>
    <w:rsid w:val="001E30FB"/>
    <w:rsid w:val="00201FE5"/>
    <w:rsid w:val="0021419C"/>
    <w:rsid w:val="0022017E"/>
    <w:rsid w:val="00232104"/>
    <w:rsid w:val="00232D0E"/>
    <w:rsid w:val="00243CF1"/>
    <w:rsid w:val="0027760D"/>
    <w:rsid w:val="0029794B"/>
    <w:rsid w:val="002A0C87"/>
    <w:rsid w:val="002B6D46"/>
    <w:rsid w:val="002B6E13"/>
    <w:rsid w:val="002F0EF0"/>
    <w:rsid w:val="00306F22"/>
    <w:rsid w:val="00323982"/>
    <w:rsid w:val="003419C6"/>
    <w:rsid w:val="00342EBA"/>
    <w:rsid w:val="003900A9"/>
    <w:rsid w:val="00394F2E"/>
    <w:rsid w:val="003D54A8"/>
    <w:rsid w:val="003D719C"/>
    <w:rsid w:val="003F3A41"/>
    <w:rsid w:val="004367F2"/>
    <w:rsid w:val="00462B26"/>
    <w:rsid w:val="00487275"/>
    <w:rsid w:val="004967C0"/>
    <w:rsid w:val="0050083C"/>
    <w:rsid w:val="00520D44"/>
    <w:rsid w:val="0053613C"/>
    <w:rsid w:val="0054033F"/>
    <w:rsid w:val="00553A50"/>
    <w:rsid w:val="0056047B"/>
    <w:rsid w:val="00565103"/>
    <w:rsid w:val="00567B73"/>
    <w:rsid w:val="00595DDC"/>
    <w:rsid w:val="00600BC9"/>
    <w:rsid w:val="006265BE"/>
    <w:rsid w:val="00635189"/>
    <w:rsid w:val="00670F10"/>
    <w:rsid w:val="00694910"/>
    <w:rsid w:val="006A49D6"/>
    <w:rsid w:val="006C680A"/>
    <w:rsid w:val="006D71A4"/>
    <w:rsid w:val="006D75D1"/>
    <w:rsid w:val="006F5BB8"/>
    <w:rsid w:val="00722B29"/>
    <w:rsid w:val="0072428A"/>
    <w:rsid w:val="00762697"/>
    <w:rsid w:val="007A3550"/>
    <w:rsid w:val="007B1B19"/>
    <w:rsid w:val="00822E17"/>
    <w:rsid w:val="00823182"/>
    <w:rsid w:val="00834D54"/>
    <w:rsid w:val="00860337"/>
    <w:rsid w:val="00866407"/>
    <w:rsid w:val="00872FC0"/>
    <w:rsid w:val="00876E93"/>
    <w:rsid w:val="00880063"/>
    <w:rsid w:val="008B58ED"/>
    <w:rsid w:val="008E1D98"/>
    <w:rsid w:val="009205CF"/>
    <w:rsid w:val="00931A76"/>
    <w:rsid w:val="0098452B"/>
    <w:rsid w:val="00987B86"/>
    <w:rsid w:val="009C60CE"/>
    <w:rsid w:val="009D41BB"/>
    <w:rsid w:val="009E3BEB"/>
    <w:rsid w:val="009F04FB"/>
    <w:rsid w:val="00A01187"/>
    <w:rsid w:val="00A17954"/>
    <w:rsid w:val="00A504F6"/>
    <w:rsid w:val="00A839BB"/>
    <w:rsid w:val="00A959A8"/>
    <w:rsid w:val="00AB6876"/>
    <w:rsid w:val="00AC0979"/>
    <w:rsid w:val="00AC179D"/>
    <w:rsid w:val="00AC57AA"/>
    <w:rsid w:val="00AC5D2E"/>
    <w:rsid w:val="00AD421B"/>
    <w:rsid w:val="00AF0A43"/>
    <w:rsid w:val="00B354B8"/>
    <w:rsid w:val="00B603F1"/>
    <w:rsid w:val="00BD2FAC"/>
    <w:rsid w:val="00BE11E7"/>
    <w:rsid w:val="00BF5329"/>
    <w:rsid w:val="00C040B9"/>
    <w:rsid w:val="00C126D6"/>
    <w:rsid w:val="00C230E8"/>
    <w:rsid w:val="00C25008"/>
    <w:rsid w:val="00C53DCD"/>
    <w:rsid w:val="00CA0C3A"/>
    <w:rsid w:val="00CA6EA9"/>
    <w:rsid w:val="00CB70AC"/>
    <w:rsid w:val="00CC44F3"/>
    <w:rsid w:val="00CC65B0"/>
    <w:rsid w:val="00CD34C0"/>
    <w:rsid w:val="00CE2B20"/>
    <w:rsid w:val="00D235A0"/>
    <w:rsid w:val="00D4454C"/>
    <w:rsid w:val="00D65F77"/>
    <w:rsid w:val="00D834AF"/>
    <w:rsid w:val="00E12836"/>
    <w:rsid w:val="00E86B07"/>
    <w:rsid w:val="00EB0DC4"/>
    <w:rsid w:val="00F4382E"/>
    <w:rsid w:val="00FB4F73"/>
    <w:rsid w:val="00FC2ADA"/>
    <w:rsid w:val="00FD0DA5"/>
    <w:rsid w:val="00FE1848"/>
    <w:rsid w:val="00FF62F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728BAF"/>
  <w15:chartTrackingRefBased/>
  <w15:docId w15:val="{8874DFBA-206E-4F60-9651-F6CCEDB6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ind w:left="851" w:right="7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B29"/>
    <w:rPr>
      <w:kern w:val="0"/>
      <w14:ligatures w14:val="none"/>
    </w:rPr>
  </w:style>
  <w:style w:type="paragraph" w:styleId="Heading1">
    <w:name w:val="heading 1"/>
    <w:basedOn w:val="Normal"/>
    <w:next w:val="Normal"/>
    <w:link w:val="Heading1Char"/>
    <w:uiPriority w:val="9"/>
    <w:qFormat/>
    <w:rsid w:val="006D7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7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7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D7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D7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D7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7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7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D7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D7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D7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1A4"/>
    <w:rPr>
      <w:rFonts w:eastAsiaTheme="majorEastAsia" w:cstheme="majorBidi"/>
      <w:color w:val="272727" w:themeColor="text1" w:themeTint="D8"/>
    </w:rPr>
  </w:style>
  <w:style w:type="paragraph" w:styleId="Title">
    <w:name w:val="Title"/>
    <w:basedOn w:val="Normal"/>
    <w:next w:val="Normal"/>
    <w:link w:val="TitleChar"/>
    <w:uiPriority w:val="10"/>
    <w:qFormat/>
    <w:rsid w:val="006D7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1A4"/>
    <w:pPr>
      <w:numPr>
        <w:ilvl w:val="1"/>
      </w:numPr>
      <w:ind w:left="85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1A4"/>
    <w:pPr>
      <w:spacing w:before="160"/>
      <w:jc w:val="center"/>
    </w:pPr>
    <w:rPr>
      <w:i/>
      <w:iCs/>
      <w:color w:val="404040" w:themeColor="text1" w:themeTint="BF"/>
    </w:rPr>
  </w:style>
  <w:style w:type="character" w:customStyle="1" w:styleId="QuoteChar">
    <w:name w:val="Quote Char"/>
    <w:basedOn w:val="DefaultParagraphFont"/>
    <w:link w:val="Quote"/>
    <w:uiPriority w:val="29"/>
    <w:rsid w:val="006D71A4"/>
    <w:rPr>
      <w:i/>
      <w:iCs/>
      <w:color w:val="404040" w:themeColor="text1" w:themeTint="BF"/>
    </w:rPr>
  </w:style>
  <w:style w:type="paragraph" w:styleId="ListParagraph">
    <w:name w:val="List Paragraph"/>
    <w:basedOn w:val="Normal"/>
    <w:uiPriority w:val="1"/>
    <w:qFormat/>
    <w:rsid w:val="006D71A4"/>
    <w:pPr>
      <w:ind w:left="720"/>
      <w:contextualSpacing/>
    </w:pPr>
  </w:style>
  <w:style w:type="character" w:styleId="IntenseEmphasis">
    <w:name w:val="Intense Emphasis"/>
    <w:basedOn w:val="DefaultParagraphFont"/>
    <w:uiPriority w:val="21"/>
    <w:qFormat/>
    <w:rsid w:val="006D71A4"/>
    <w:rPr>
      <w:i/>
      <w:iCs/>
      <w:color w:val="2F5496" w:themeColor="accent1" w:themeShade="BF"/>
    </w:rPr>
  </w:style>
  <w:style w:type="paragraph" w:styleId="IntenseQuote">
    <w:name w:val="Intense Quote"/>
    <w:basedOn w:val="Normal"/>
    <w:next w:val="Normal"/>
    <w:link w:val="IntenseQuoteChar"/>
    <w:uiPriority w:val="30"/>
    <w:qFormat/>
    <w:rsid w:val="006D7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1A4"/>
    <w:rPr>
      <w:i/>
      <w:iCs/>
      <w:color w:val="2F5496" w:themeColor="accent1" w:themeShade="BF"/>
    </w:rPr>
  </w:style>
  <w:style w:type="character" w:styleId="IntenseReference">
    <w:name w:val="Intense Reference"/>
    <w:basedOn w:val="DefaultParagraphFont"/>
    <w:uiPriority w:val="32"/>
    <w:qFormat/>
    <w:rsid w:val="006D71A4"/>
    <w:rPr>
      <w:b/>
      <w:bCs/>
      <w:smallCaps/>
      <w:color w:val="2F5496" w:themeColor="accent1" w:themeShade="BF"/>
      <w:spacing w:val="5"/>
    </w:rPr>
  </w:style>
  <w:style w:type="paragraph" w:styleId="BodyText">
    <w:name w:val="Body Text"/>
    <w:basedOn w:val="Normal"/>
    <w:link w:val="BodyTextChar"/>
    <w:uiPriority w:val="1"/>
    <w:qFormat/>
    <w:rsid w:val="006D71A4"/>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6D71A4"/>
    <w:rPr>
      <w:rFonts w:ascii="Calibri" w:eastAsia="Calibri" w:hAnsi="Calibri" w:cs="Calibri"/>
      <w:kern w:val="0"/>
      <w:sz w:val="24"/>
      <w:szCs w:val="24"/>
      <w14:ligatures w14:val="none"/>
    </w:rPr>
  </w:style>
  <w:style w:type="paragraph" w:styleId="TOC1">
    <w:name w:val="toc 1"/>
    <w:basedOn w:val="Normal"/>
    <w:uiPriority w:val="39"/>
    <w:qFormat/>
    <w:rsid w:val="006D71A4"/>
    <w:pPr>
      <w:widowControl w:val="0"/>
      <w:autoSpaceDE w:val="0"/>
      <w:autoSpaceDN w:val="0"/>
      <w:spacing w:before="120" w:after="0" w:line="240" w:lineRule="auto"/>
    </w:pPr>
    <w:rPr>
      <w:rFonts w:eastAsia="Calibri" w:cstheme="minorHAnsi"/>
      <w:b/>
      <w:bCs/>
      <w:i/>
      <w:iCs/>
      <w:sz w:val="24"/>
      <w:szCs w:val="24"/>
    </w:rPr>
  </w:style>
  <w:style w:type="paragraph" w:styleId="TOC2">
    <w:name w:val="toc 2"/>
    <w:basedOn w:val="Normal"/>
    <w:uiPriority w:val="39"/>
    <w:qFormat/>
    <w:rsid w:val="006D71A4"/>
    <w:pPr>
      <w:widowControl w:val="0"/>
      <w:autoSpaceDE w:val="0"/>
      <w:autoSpaceDN w:val="0"/>
      <w:spacing w:before="120" w:after="0" w:line="240" w:lineRule="auto"/>
      <w:ind w:left="220"/>
    </w:pPr>
    <w:rPr>
      <w:rFonts w:eastAsia="Calibri" w:cstheme="minorHAnsi"/>
      <w:b/>
      <w:bCs/>
    </w:rPr>
  </w:style>
  <w:style w:type="paragraph" w:styleId="TOC3">
    <w:name w:val="toc 3"/>
    <w:basedOn w:val="Normal"/>
    <w:uiPriority w:val="39"/>
    <w:qFormat/>
    <w:rsid w:val="006D71A4"/>
    <w:pPr>
      <w:widowControl w:val="0"/>
      <w:autoSpaceDE w:val="0"/>
      <w:autoSpaceDN w:val="0"/>
      <w:spacing w:after="0" w:line="240" w:lineRule="auto"/>
      <w:ind w:left="440"/>
    </w:pPr>
    <w:rPr>
      <w:rFonts w:eastAsia="Calibri" w:cstheme="minorHAnsi"/>
      <w:sz w:val="20"/>
      <w:szCs w:val="20"/>
    </w:rPr>
  </w:style>
  <w:style w:type="paragraph" w:styleId="TOC4">
    <w:name w:val="toc 4"/>
    <w:basedOn w:val="Normal"/>
    <w:uiPriority w:val="39"/>
    <w:qFormat/>
    <w:rsid w:val="006D71A4"/>
    <w:pPr>
      <w:widowControl w:val="0"/>
      <w:autoSpaceDE w:val="0"/>
      <w:autoSpaceDN w:val="0"/>
      <w:spacing w:after="0" w:line="240" w:lineRule="auto"/>
      <w:ind w:left="660"/>
    </w:pPr>
    <w:rPr>
      <w:rFonts w:eastAsia="Calibri" w:cstheme="minorHAnsi"/>
      <w:sz w:val="20"/>
      <w:szCs w:val="20"/>
    </w:rPr>
  </w:style>
  <w:style w:type="paragraph" w:styleId="TOC5">
    <w:name w:val="toc 5"/>
    <w:basedOn w:val="Normal"/>
    <w:uiPriority w:val="39"/>
    <w:qFormat/>
    <w:rsid w:val="006D71A4"/>
    <w:pPr>
      <w:widowControl w:val="0"/>
      <w:autoSpaceDE w:val="0"/>
      <w:autoSpaceDN w:val="0"/>
      <w:spacing w:after="0" w:line="240" w:lineRule="auto"/>
      <w:ind w:left="880"/>
    </w:pPr>
    <w:rPr>
      <w:rFonts w:eastAsia="Calibri" w:cstheme="minorHAnsi"/>
      <w:sz w:val="20"/>
      <w:szCs w:val="20"/>
    </w:rPr>
  </w:style>
  <w:style w:type="paragraph" w:customStyle="1" w:styleId="TableParagraph">
    <w:name w:val="Table Paragraph"/>
    <w:basedOn w:val="Normal"/>
    <w:uiPriority w:val="1"/>
    <w:qFormat/>
    <w:rsid w:val="006D71A4"/>
    <w:pPr>
      <w:widowControl w:val="0"/>
      <w:autoSpaceDE w:val="0"/>
      <w:autoSpaceDN w:val="0"/>
      <w:spacing w:after="0" w:line="240" w:lineRule="auto"/>
    </w:pPr>
    <w:rPr>
      <w:rFonts w:ascii="Calibri" w:eastAsia="Calibri" w:hAnsi="Calibri" w:cs="Calibri"/>
    </w:rPr>
  </w:style>
  <w:style w:type="paragraph" w:styleId="Header">
    <w:name w:val="header"/>
    <w:basedOn w:val="Normal"/>
    <w:link w:val="HeaderChar"/>
    <w:uiPriority w:val="99"/>
    <w:unhideWhenUsed/>
    <w:rsid w:val="006D71A4"/>
    <w:pPr>
      <w:widowControl w:val="0"/>
      <w:tabs>
        <w:tab w:val="center" w:pos="4536"/>
        <w:tab w:val="right" w:pos="9072"/>
      </w:tabs>
      <w:autoSpaceDE w:val="0"/>
      <w:autoSpaceDN w:val="0"/>
      <w:spacing w:after="0" w:line="240" w:lineRule="auto"/>
    </w:pPr>
    <w:rPr>
      <w:rFonts w:ascii="Calibri" w:eastAsia="Calibri" w:hAnsi="Calibri" w:cs="Calibri"/>
    </w:rPr>
  </w:style>
  <w:style w:type="character" w:customStyle="1" w:styleId="HeaderChar">
    <w:name w:val="Header Char"/>
    <w:basedOn w:val="DefaultParagraphFont"/>
    <w:link w:val="Header"/>
    <w:uiPriority w:val="99"/>
    <w:rsid w:val="006D71A4"/>
    <w:rPr>
      <w:rFonts w:ascii="Calibri" w:eastAsia="Calibri" w:hAnsi="Calibri" w:cs="Calibri"/>
      <w:kern w:val="0"/>
      <w14:ligatures w14:val="none"/>
    </w:rPr>
  </w:style>
  <w:style w:type="paragraph" w:styleId="Footer">
    <w:name w:val="footer"/>
    <w:basedOn w:val="Normal"/>
    <w:link w:val="FooterChar"/>
    <w:uiPriority w:val="99"/>
    <w:unhideWhenUsed/>
    <w:rsid w:val="006D71A4"/>
    <w:pPr>
      <w:widowControl w:val="0"/>
      <w:tabs>
        <w:tab w:val="center" w:pos="4536"/>
        <w:tab w:val="right" w:pos="9072"/>
      </w:tabs>
      <w:autoSpaceDE w:val="0"/>
      <w:autoSpaceDN w:val="0"/>
      <w:spacing w:after="0" w:line="240" w:lineRule="auto"/>
    </w:pPr>
    <w:rPr>
      <w:rFonts w:ascii="Calibri" w:eastAsia="Calibri" w:hAnsi="Calibri" w:cs="Calibri"/>
    </w:rPr>
  </w:style>
  <w:style w:type="character" w:customStyle="1" w:styleId="FooterChar">
    <w:name w:val="Footer Char"/>
    <w:basedOn w:val="DefaultParagraphFont"/>
    <w:link w:val="Footer"/>
    <w:uiPriority w:val="99"/>
    <w:rsid w:val="006D71A4"/>
    <w:rPr>
      <w:rFonts w:ascii="Calibri" w:eastAsia="Calibri" w:hAnsi="Calibri" w:cs="Calibri"/>
      <w:kern w:val="0"/>
      <w14:ligatures w14:val="none"/>
    </w:rPr>
  </w:style>
  <w:style w:type="character" w:styleId="PageNumber">
    <w:name w:val="page number"/>
    <w:basedOn w:val="DefaultParagraphFont"/>
    <w:uiPriority w:val="99"/>
    <w:semiHidden/>
    <w:unhideWhenUsed/>
    <w:rsid w:val="006D71A4"/>
  </w:style>
  <w:style w:type="paragraph" w:styleId="NormalWeb">
    <w:name w:val="Normal (Web)"/>
    <w:basedOn w:val="Normal"/>
    <w:uiPriority w:val="99"/>
    <w:semiHidden/>
    <w:unhideWhenUsed/>
    <w:rsid w:val="006D71A4"/>
    <w:pPr>
      <w:spacing w:before="100" w:beforeAutospacing="1" w:after="100" w:afterAutospacing="1" w:line="240" w:lineRule="auto"/>
    </w:pPr>
    <w:rPr>
      <w:rFonts w:ascii="Times New Roman" w:eastAsia="Times New Roman" w:hAnsi="Times New Roman" w:cs="Times New Roman"/>
      <w:sz w:val="24"/>
      <w:szCs w:val="24"/>
      <w:lang w:val="fr-MA" w:eastAsia="fr-FR"/>
    </w:rPr>
  </w:style>
  <w:style w:type="paragraph" w:styleId="TOCHeading">
    <w:name w:val="TOC Heading"/>
    <w:basedOn w:val="Heading1"/>
    <w:next w:val="Normal"/>
    <w:uiPriority w:val="39"/>
    <w:unhideWhenUsed/>
    <w:qFormat/>
    <w:rsid w:val="006D71A4"/>
    <w:pPr>
      <w:spacing w:before="480" w:after="0" w:line="276" w:lineRule="auto"/>
      <w:outlineLvl w:val="9"/>
    </w:pPr>
    <w:rPr>
      <w:b/>
      <w:bCs/>
      <w:sz w:val="28"/>
      <w:szCs w:val="28"/>
      <w:lang w:val="fr-MA" w:eastAsia="fr-FR"/>
    </w:rPr>
  </w:style>
  <w:style w:type="character" w:styleId="Hyperlink">
    <w:name w:val="Hyperlink"/>
    <w:basedOn w:val="DefaultParagraphFont"/>
    <w:uiPriority w:val="99"/>
    <w:unhideWhenUsed/>
    <w:rsid w:val="006D71A4"/>
    <w:rPr>
      <w:color w:val="0563C1" w:themeColor="hyperlink"/>
      <w:u w:val="single"/>
    </w:rPr>
  </w:style>
  <w:style w:type="paragraph" w:styleId="TOC6">
    <w:name w:val="toc 6"/>
    <w:basedOn w:val="Normal"/>
    <w:next w:val="Normal"/>
    <w:autoRedefine/>
    <w:uiPriority w:val="39"/>
    <w:unhideWhenUsed/>
    <w:rsid w:val="006D71A4"/>
    <w:pPr>
      <w:widowControl w:val="0"/>
      <w:autoSpaceDE w:val="0"/>
      <w:autoSpaceDN w:val="0"/>
      <w:spacing w:after="0" w:line="240" w:lineRule="auto"/>
      <w:ind w:left="1100"/>
    </w:pPr>
    <w:rPr>
      <w:rFonts w:eastAsia="Calibri" w:cstheme="minorHAnsi"/>
      <w:sz w:val="20"/>
      <w:szCs w:val="20"/>
    </w:rPr>
  </w:style>
  <w:style w:type="paragraph" w:styleId="TOC7">
    <w:name w:val="toc 7"/>
    <w:basedOn w:val="Normal"/>
    <w:next w:val="Normal"/>
    <w:autoRedefine/>
    <w:uiPriority w:val="39"/>
    <w:unhideWhenUsed/>
    <w:rsid w:val="006D71A4"/>
    <w:pPr>
      <w:widowControl w:val="0"/>
      <w:autoSpaceDE w:val="0"/>
      <w:autoSpaceDN w:val="0"/>
      <w:spacing w:after="0" w:line="240" w:lineRule="auto"/>
      <w:ind w:left="1320"/>
    </w:pPr>
    <w:rPr>
      <w:rFonts w:eastAsia="Calibri" w:cstheme="minorHAnsi"/>
      <w:sz w:val="20"/>
      <w:szCs w:val="20"/>
    </w:rPr>
  </w:style>
  <w:style w:type="paragraph" w:styleId="TOC8">
    <w:name w:val="toc 8"/>
    <w:basedOn w:val="Normal"/>
    <w:next w:val="Normal"/>
    <w:autoRedefine/>
    <w:uiPriority w:val="39"/>
    <w:unhideWhenUsed/>
    <w:rsid w:val="006D71A4"/>
    <w:pPr>
      <w:widowControl w:val="0"/>
      <w:autoSpaceDE w:val="0"/>
      <w:autoSpaceDN w:val="0"/>
      <w:spacing w:after="0" w:line="240" w:lineRule="auto"/>
      <w:ind w:left="1540"/>
    </w:pPr>
    <w:rPr>
      <w:rFonts w:eastAsia="Calibri" w:cstheme="minorHAnsi"/>
      <w:sz w:val="20"/>
      <w:szCs w:val="20"/>
    </w:rPr>
  </w:style>
  <w:style w:type="paragraph" w:styleId="TOC9">
    <w:name w:val="toc 9"/>
    <w:basedOn w:val="Normal"/>
    <w:next w:val="Normal"/>
    <w:autoRedefine/>
    <w:uiPriority w:val="39"/>
    <w:unhideWhenUsed/>
    <w:rsid w:val="006D71A4"/>
    <w:pPr>
      <w:widowControl w:val="0"/>
      <w:autoSpaceDE w:val="0"/>
      <w:autoSpaceDN w:val="0"/>
      <w:spacing w:after="0" w:line="240" w:lineRule="auto"/>
      <w:ind w:left="1760"/>
    </w:pPr>
    <w:rPr>
      <w:rFonts w:eastAsia="Calibri" w:cstheme="minorHAnsi"/>
      <w:sz w:val="20"/>
      <w:szCs w:val="20"/>
    </w:rPr>
  </w:style>
  <w:style w:type="character" w:customStyle="1" w:styleId="apple-converted-space">
    <w:name w:val="apple-converted-space"/>
    <w:basedOn w:val="DefaultParagraphFont"/>
    <w:rsid w:val="006D71A4"/>
  </w:style>
  <w:style w:type="character" w:styleId="Strong">
    <w:name w:val="Strong"/>
    <w:basedOn w:val="DefaultParagraphFont"/>
    <w:uiPriority w:val="22"/>
    <w:qFormat/>
    <w:rsid w:val="006D71A4"/>
    <w:rPr>
      <w:b/>
      <w:bCs/>
    </w:rPr>
  </w:style>
  <w:style w:type="numbering" w:customStyle="1" w:styleId="Listeactuelle1">
    <w:name w:val="Liste actuelle1"/>
    <w:uiPriority w:val="99"/>
    <w:rsid w:val="006D71A4"/>
    <w:pPr>
      <w:numPr>
        <w:numId w:val="1"/>
      </w:numPr>
    </w:pPr>
  </w:style>
  <w:style w:type="numbering" w:customStyle="1" w:styleId="Listeactuelle2">
    <w:name w:val="Liste actuelle2"/>
    <w:uiPriority w:val="99"/>
    <w:rsid w:val="006D71A4"/>
    <w:pPr>
      <w:numPr>
        <w:numId w:val="2"/>
      </w:numPr>
    </w:pPr>
  </w:style>
  <w:style w:type="table" w:customStyle="1" w:styleId="TableGrid">
    <w:name w:val="TableGrid"/>
    <w:rsid w:val="006D71A4"/>
    <w:pPr>
      <w:spacing w:after="0" w:line="240" w:lineRule="auto"/>
    </w:pPr>
    <w:rPr>
      <w:rFonts w:eastAsiaTheme="minorEastAsia"/>
      <w:sz w:val="24"/>
      <w:szCs w:val="24"/>
      <w:lang w:eastAsia="fr-FR"/>
    </w:rPr>
    <w:tblPr>
      <w:tblCellMar>
        <w:top w:w="0" w:type="dxa"/>
        <w:left w:w="0" w:type="dxa"/>
        <w:bottom w:w="0" w:type="dxa"/>
        <w:right w:w="0" w:type="dxa"/>
      </w:tblCellMar>
    </w:tblPr>
  </w:style>
  <w:style w:type="paragraph" w:styleId="Caption">
    <w:name w:val="caption"/>
    <w:basedOn w:val="Normal"/>
    <w:next w:val="Normal"/>
    <w:uiPriority w:val="35"/>
    <w:unhideWhenUsed/>
    <w:qFormat/>
    <w:rsid w:val="006D71A4"/>
    <w:pPr>
      <w:widowControl w:val="0"/>
      <w:autoSpaceDE w:val="0"/>
      <w:autoSpaceDN w:val="0"/>
      <w:spacing w:after="200" w:line="240" w:lineRule="auto"/>
    </w:pPr>
    <w:rPr>
      <w:rFonts w:ascii="Calibri" w:eastAsia="Calibri" w:hAnsi="Calibri" w:cs="Calibri"/>
      <w:i/>
      <w:iCs/>
      <w:color w:val="44546A" w:themeColor="text2"/>
      <w:sz w:val="18"/>
      <w:szCs w:val="18"/>
    </w:rPr>
  </w:style>
  <w:style w:type="paragraph" w:styleId="TableofFigures">
    <w:name w:val="table of figures"/>
    <w:basedOn w:val="Normal"/>
    <w:next w:val="Normal"/>
    <w:uiPriority w:val="99"/>
    <w:unhideWhenUsed/>
    <w:rsid w:val="006D71A4"/>
    <w:pPr>
      <w:widowControl w:val="0"/>
      <w:autoSpaceDE w:val="0"/>
      <w:autoSpaceDN w:val="0"/>
      <w:spacing w:after="0" w:line="240" w:lineRule="auto"/>
    </w:pPr>
    <w:rPr>
      <w:rFonts w:eastAsia="Calibri" w:cstheme="minorHAnsi"/>
      <w:i/>
      <w:iCs/>
      <w:sz w:val="20"/>
      <w:szCs w:val="24"/>
    </w:rPr>
  </w:style>
  <w:style w:type="table" w:styleId="TableGrid0">
    <w:name w:val="Table Grid"/>
    <w:basedOn w:val="TableNormal"/>
    <w:uiPriority w:val="39"/>
    <w:rsid w:val="006D71A4"/>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qFormat/>
    <w:rsid w:val="006D71A4"/>
    <w:pPr>
      <w:widowControl w:val="0"/>
      <w:autoSpaceDE w:val="0"/>
      <w:autoSpaceDN w:val="0"/>
      <w:spacing w:after="0" w:line="360" w:lineRule="auto"/>
      <w:ind w:right="712" w:firstLine="567"/>
      <w:jc w:val="both"/>
    </w:pPr>
    <w:rPr>
      <w:rFonts w:asciiTheme="majorBidi" w:eastAsia="Calibri" w:hAnsiTheme="majorBidi" w:cstheme="majorBidi"/>
      <w:sz w:val="24"/>
      <w:szCs w:val="24"/>
      <w:lang w:val="fr-MA"/>
    </w:rPr>
  </w:style>
  <w:style w:type="table" w:customStyle="1" w:styleId="TableNormal1">
    <w:name w:val="Table Normal1"/>
    <w:uiPriority w:val="2"/>
    <w:semiHidden/>
    <w:unhideWhenUsed/>
    <w:qFormat/>
    <w:rsid w:val="006D71A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styleId="PlainTable4">
    <w:name w:val="Plain Table 4"/>
    <w:basedOn w:val="TableNormal"/>
    <w:uiPriority w:val="44"/>
    <w:rsid w:val="006D71A4"/>
    <w:pPr>
      <w:widowControl w:val="0"/>
      <w:autoSpaceDE w:val="0"/>
      <w:autoSpaceDN w:val="0"/>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D71A4"/>
    <w:pPr>
      <w:widowControl w:val="0"/>
      <w:autoSpaceDE w:val="0"/>
      <w:autoSpaceDN w:val="0"/>
      <w:spacing w:after="0" w:line="240" w:lineRule="auto"/>
    </w:pPr>
    <w:rPr>
      <w:kern w:val="0"/>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6D71A4"/>
    <w:pPr>
      <w:widowControl w:val="0"/>
      <w:autoSpaceDE w:val="0"/>
      <w:autoSpaceDN w:val="0"/>
      <w:spacing w:after="0" w:line="240" w:lineRule="auto"/>
    </w:pPr>
    <w:rPr>
      <w:kern w:val="0"/>
      <w:lang w:val="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D71A4"/>
    <w:pPr>
      <w:widowControl w:val="0"/>
      <w:autoSpaceDE w:val="0"/>
      <w:autoSpaceDN w:val="0"/>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D71A4"/>
    <w:pPr>
      <w:widowControl w:val="0"/>
      <w:autoSpaceDE w:val="0"/>
      <w:autoSpaceDN w:val="0"/>
      <w:spacing w:after="0" w:line="240" w:lineRule="auto"/>
    </w:pPr>
    <w:rPr>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6D71A4"/>
    <w:rPr>
      <w:color w:val="954F72" w:themeColor="followedHyperlink"/>
      <w:u w:val="single"/>
    </w:rPr>
  </w:style>
  <w:style w:type="paragraph" w:customStyle="1" w:styleId="leslistes">
    <w:name w:val="les listes"/>
    <w:basedOn w:val="TableofFigures"/>
    <w:qFormat/>
    <w:rsid w:val="006D71A4"/>
    <w:pPr>
      <w:tabs>
        <w:tab w:val="right" w:leader="dot" w:pos="10490"/>
      </w:tabs>
      <w:ind w:right="712"/>
      <w:jc w:val="center"/>
    </w:pPr>
    <w:rPr>
      <w:rFonts w:asciiTheme="majorBidi" w:hAnsiTheme="majorBidi" w:cstheme="majorBidi"/>
      <w:b/>
      <w:bCs/>
      <w:noProof/>
      <w:sz w:val="22"/>
      <w:szCs w:val="22"/>
    </w:rPr>
  </w:style>
  <w:style w:type="paragraph" w:customStyle="1" w:styleId="niveau3">
    <w:name w:val="niveau3"/>
    <w:qFormat/>
    <w:rsid w:val="006D71A4"/>
    <w:pPr>
      <w:widowControl w:val="0"/>
      <w:autoSpaceDE w:val="0"/>
      <w:autoSpaceDN w:val="0"/>
      <w:spacing w:after="0" w:line="240" w:lineRule="auto"/>
      <w:ind w:left="1711" w:hanging="360"/>
      <w:outlineLvl w:val="4"/>
    </w:pPr>
    <w:rPr>
      <w:rFonts w:asciiTheme="majorBidi" w:eastAsia="Calibri" w:hAnsiTheme="majorBidi" w:cstheme="majorBidi"/>
      <w:color w:val="8EAADB" w:themeColor="accent1" w:themeTint="99"/>
      <w:kern w:val="0"/>
      <w:sz w:val="28"/>
      <w:szCs w:val="24"/>
      <w14:ligatures w14:val="none"/>
    </w:rPr>
  </w:style>
  <w:style w:type="numbering" w:customStyle="1" w:styleId="Listeactuelle3">
    <w:name w:val="Liste actuelle3"/>
    <w:uiPriority w:val="99"/>
    <w:rsid w:val="006D71A4"/>
    <w:pPr>
      <w:numPr>
        <w:numId w:val="3"/>
      </w:numPr>
    </w:pPr>
  </w:style>
  <w:style w:type="paragraph" w:styleId="Revision">
    <w:name w:val="Revision"/>
    <w:hidden/>
    <w:uiPriority w:val="99"/>
    <w:semiHidden/>
    <w:rsid w:val="006D71A4"/>
    <w:pPr>
      <w:spacing w:after="0" w:line="240" w:lineRule="auto"/>
    </w:pPr>
    <w:rPr>
      <w:rFonts w:ascii="Calibri" w:eastAsia="Calibri" w:hAnsi="Calibri" w:cs="Calibri"/>
      <w:kern w:val="0"/>
      <w14:ligatures w14:val="none"/>
    </w:rPr>
  </w:style>
  <w:style w:type="numbering" w:customStyle="1" w:styleId="Listeactuelle4">
    <w:name w:val="Liste actuelle4"/>
    <w:uiPriority w:val="99"/>
    <w:rsid w:val="006D71A4"/>
    <w:pPr>
      <w:numPr>
        <w:numId w:val="4"/>
      </w:numPr>
    </w:pPr>
  </w:style>
  <w:style w:type="numbering" w:customStyle="1" w:styleId="Listeactuelle5">
    <w:name w:val="Liste actuelle5"/>
    <w:uiPriority w:val="99"/>
    <w:rsid w:val="006D71A4"/>
    <w:pPr>
      <w:numPr>
        <w:numId w:val="5"/>
      </w:numPr>
    </w:pPr>
  </w:style>
  <w:style w:type="numbering" w:customStyle="1" w:styleId="Listeactuelle6">
    <w:name w:val="Liste actuelle6"/>
    <w:uiPriority w:val="99"/>
    <w:rsid w:val="006D71A4"/>
    <w:pPr>
      <w:numPr>
        <w:numId w:val="6"/>
      </w:numPr>
    </w:pPr>
  </w:style>
  <w:style w:type="paragraph" w:customStyle="1" w:styleId="Image">
    <w:name w:val="Image"/>
    <w:basedOn w:val="text"/>
    <w:qFormat/>
    <w:rsid w:val="006D71A4"/>
    <w:pPr>
      <w:ind w:left="2977"/>
    </w:pPr>
  </w:style>
  <w:style w:type="character" w:styleId="UnresolvedMention">
    <w:name w:val="Unresolved Mention"/>
    <w:basedOn w:val="DefaultParagraphFont"/>
    <w:uiPriority w:val="99"/>
    <w:semiHidden/>
    <w:unhideWhenUsed/>
    <w:rsid w:val="006D71A4"/>
    <w:rPr>
      <w:color w:val="605E5C"/>
      <w:shd w:val="clear" w:color="auto" w:fill="E1DFDD"/>
    </w:rPr>
  </w:style>
  <w:style w:type="paragraph" w:customStyle="1" w:styleId="imageOutils">
    <w:name w:val="imageOutils"/>
    <w:link w:val="imageOutilsCar"/>
    <w:qFormat/>
    <w:rsid w:val="006D71A4"/>
    <w:pPr>
      <w:widowControl w:val="0"/>
      <w:autoSpaceDE w:val="0"/>
      <w:autoSpaceDN w:val="0"/>
      <w:spacing w:after="0" w:line="240" w:lineRule="auto"/>
      <w:ind w:left="1349" w:hanging="357"/>
    </w:pPr>
    <w:rPr>
      <w:rFonts w:asciiTheme="majorBidi" w:eastAsia="Calibri" w:hAnsiTheme="majorBidi" w:cstheme="majorBidi"/>
      <w:b/>
      <w:bCs/>
      <w:noProof/>
      <w:color w:val="8496B0" w:themeColor="text2" w:themeTint="99"/>
      <w:kern w:val="0"/>
      <w:sz w:val="28"/>
      <w:szCs w:val="24"/>
      <w14:ligatures w14:val="none"/>
    </w:rPr>
  </w:style>
  <w:style w:type="character" w:customStyle="1" w:styleId="imageOutilsCar">
    <w:name w:val="imageOutils Car"/>
    <w:basedOn w:val="Heading3Char"/>
    <w:link w:val="imageOutils"/>
    <w:rsid w:val="006D71A4"/>
    <w:rPr>
      <w:rFonts w:asciiTheme="majorBidi" w:eastAsia="Calibri" w:hAnsiTheme="majorBidi" w:cstheme="majorBidi"/>
      <w:b/>
      <w:bCs/>
      <w:noProof/>
      <w:color w:val="8496B0" w:themeColor="text2" w:themeTint="99"/>
      <w:kern w:val="0"/>
      <w:sz w:val="28"/>
      <w:szCs w:val="24"/>
      <w14:ligatures w14:val="none"/>
    </w:rPr>
  </w:style>
  <w:style w:type="character" w:styleId="HTMLCode">
    <w:name w:val="HTML Code"/>
    <w:basedOn w:val="DefaultParagraphFont"/>
    <w:uiPriority w:val="99"/>
    <w:semiHidden/>
    <w:unhideWhenUsed/>
    <w:rsid w:val="006D71A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D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6D71A4"/>
    <w:rPr>
      <w:rFonts w:ascii="Courier New" w:eastAsia="Times New Roman" w:hAnsi="Courier New" w:cs="Courier New"/>
      <w:kern w:val="0"/>
      <w:sz w:val="20"/>
      <w:szCs w:val="20"/>
      <w:lang w:eastAsia="fr-FR"/>
      <w14:ligatures w14:val="none"/>
    </w:rPr>
  </w:style>
  <w:style w:type="paragraph" w:customStyle="1" w:styleId="Ddicace">
    <w:name w:val="Dédicace"/>
    <w:basedOn w:val="Normal"/>
    <w:link w:val="DdicaceCar"/>
    <w:qFormat/>
    <w:rsid w:val="006D71A4"/>
    <w:pPr>
      <w:ind w:left="720" w:right="1207"/>
      <w:jc w:val="center"/>
    </w:pPr>
    <w:rPr>
      <w:rFonts w:ascii="Times New Roman" w:hAnsi="Times New Roman"/>
      <w:i/>
      <w:w w:val="85"/>
      <w:sz w:val="32"/>
    </w:rPr>
  </w:style>
  <w:style w:type="character" w:customStyle="1" w:styleId="DdicaceCar">
    <w:name w:val="Dédicace Car"/>
    <w:basedOn w:val="DefaultParagraphFont"/>
    <w:link w:val="Ddicace"/>
    <w:rsid w:val="006D71A4"/>
    <w:rPr>
      <w:rFonts w:ascii="Times New Roman" w:hAnsi="Times New Roman"/>
      <w:i/>
      <w:w w:val="85"/>
      <w:kern w:val="0"/>
      <w:sz w:val="32"/>
      <w14:ligatures w14:val="none"/>
    </w:rPr>
  </w:style>
  <w:style w:type="character" w:styleId="CommentReference">
    <w:name w:val="annotation reference"/>
    <w:basedOn w:val="DefaultParagraphFont"/>
    <w:uiPriority w:val="99"/>
    <w:semiHidden/>
    <w:unhideWhenUsed/>
    <w:rsid w:val="00822E17"/>
    <w:rPr>
      <w:sz w:val="16"/>
      <w:szCs w:val="16"/>
    </w:rPr>
  </w:style>
  <w:style w:type="paragraph" w:styleId="CommentText">
    <w:name w:val="annotation text"/>
    <w:basedOn w:val="Normal"/>
    <w:link w:val="CommentTextChar"/>
    <w:uiPriority w:val="99"/>
    <w:semiHidden/>
    <w:unhideWhenUsed/>
    <w:rsid w:val="00822E17"/>
    <w:pPr>
      <w:spacing w:line="240" w:lineRule="auto"/>
    </w:pPr>
    <w:rPr>
      <w:sz w:val="20"/>
      <w:szCs w:val="20"/>
    </w:rPr>
  </w:style>
  <w:style w:type="character" w:customStyle="1" w:styleId="CommentTextChar">
    <w:name w:val="Comment Text Char"/>
    <w:basedOn w:val="DefaultParagraphFont"/>
    <w:link w:val="CommentText"/>
    <w:uiPriority w:val="99"/>
    <w:semiHidden/>
    <w:rsid w:val="00822E17"/>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22E17"/>
    <w:rPr>
      <w:b/>
      <w:bCs/>
    </w:rPr>
  </w:style>
  <w:style w:type="character" w:customStyle="1" w:styleId="CommentSubjectChar">
    <w:name w:val="Comment Subject Char"/>
    <w:basedOn w:val="CommentTextChar"/>
    <w:link w:val="CommentSubject"/>
    <w:uiPriority w:val="99"/>
    <w:semiHidden/>
    <w:rsid w:val="00822E17"/>
    <w:rPr>
      <w:b/>
      <w:bCs/>
      <w:kern w:val="0"/>
      <w:sz w:val="20"/>
      <w:szCs w:val="20"/>
      <w14:ligatures w14:val="none"/>
    </w:rPr>
  </w:style>
  <w:style w:type="table" w:customStyle="1" w:styleId="TableNormal2">
    <w:name w:val="Table Normal2"/>
    <w:uiPriority w:val="2"/>
    <w:semiHidden/>
    <w:unhideWhenUsed/>
    <w:qFormat/>
    <w:rsid w:val="00B354B8"/>
    <w:pPr>
      <w:widowControl w:val="0"/>
      <w:autoSpaceDE w:val="0"/>
      <w:autoSpaceDN w:val="0"/>
      <w:spacing w:after="0" w:line="240" w:lineRule="auto"/>
      <w:ind w:left="0" w:right="0"/>
    </w:pPr>
    <w:rPr>
      <w:kern w:val="0"/>
      <w:lang w:val="en-US"/>
      <w14:ligatures w14:val="none"/>
    </w:rPr>
    <w:tblPr>
      <w:tblInd w:w="0" w:type="dxa"/>
      <w:tblCellMar>
        <w:top w:w="0" w:type="dxa"/>
        <w:left w:w="0" w:type="dxa"/>
        <w:bottom w:w="0" w:type="dxa"/>
        <w:right w:w="0" w:type="dxa"/>
      </w:tblCellMar>
    </w:tblPr>
  </w:style>
  <w:style w:type="numbering" w:customStyle="1" w:styleId="Listeactuelle7">
    <w:name w:val="Liste actuelle7"/>
    <w:uiPriority w:val="99"/>
    <w:rsid w:val="00201FE5"/>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3085">
      <w:bodyDiv w:val="1"/>
      <w:marLeft w:val="0"/>
      <w:marRight w:val="0"/>
      <w:marTop w:val="0"/>
      <w:marBottom w:val="0"/>
      <w:divBdr>
        <w:top w:val="none" w:sz="0" w:space="0" w:color="auto"/>
        <w:left w:val="none" w:sz="0" w:space="0" w:color="auto"/>
        <w:bottom w:val="none" w:sz="0" w:space="0" w:color="auto"/>
        <w:right w:val="none" w:sz="0" w:space="0" w:color="auto"/>
      </w:divBdr>
      <w:divsChild>
        <w:div w:id="1291547773">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812167193">
      <w:bodyDiv w:val="1"/>
      <w:marLeft w:val="0"/>
      <w:marRight w:val="0"/>
      <w:marTop w:val="0"/>
      <w:marBottom w:val="0"/>
      <w:divBdr>
        <w:top w:val="none" w:sz="0" w:space="0" w:color="auto"/>
        <w:left w:val="none" w:sz="0" w:space="0" w:color="auto"/>
        <w:bottom w:val="none" w:sz="0" w:space="0" w:color="auto"/>
        <w:right w:val="none" w:sz="0" w:space="0" w:color="auto"/>
      </w:divBdr>
      <w:divsChild>
        <w:div w:id="30698352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06109819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80695527">
          <w:marLeft w:val="0"/>
          <w:marRight w:val="0"/>
          <w:marTop w:val="0"/>
          <w:marBottom w:val="0"/>
          <w:divBdr>
            <w:top w:val="single" w:sz="2" w:space="0" w:color="E5E7EB"/>
            <w:left w:val="single" w:sz="2" w:space="0" w:color="E5E7EB"/>
            <w:bottom w:val="single" w:sz="2" w:space="0" w:color="E5E7EB"/>
            <w:right w:val="single" w:sz="2" w:space="0" w:color="E5E7EB"/>
          </w:divBdr>
          <w:divsChild>
            <w:div w:id="360785890">
              <w:marLeft w:val="0"/>
              <w:marRight w:val="0"/>
              <w:marTop w:val="0"/>
              <w:marBottom w:val="0"/>
              <w:divBdr>
                <w:top w:val="single" w:sz="2" w:space="0" w:color="E5E7EB"/>
                <w:left w:val="single" w:sz="2" w:space="0" w:color="E5E7EB"/>
                <w:bottom w:val="single" w:sz="2" w:space="0" w:color="E5E7EB"/>
                <w:right w:val="single" w:sz="2" w:space="0" w:color="E5E7EB"/>
              </w:divBdr>
              <w:divsChild>
                <w:div w:id="740054692">
                  <w:marLeft w:val="0"/>
                  <w:marRight w:val="0"/>
                  <w:marTop w:val="0"/>
                  <w:marBottom w:val="0"/>
                  <w:divBdr>
                    <w:top w:val="single" w:sz="2" w:space="0" w:color="E5E7EB"/>
                    <w:left w:val="single" w:sz="2" w:space="0" w:color="E5E7EB"/>
                    <w:bottom w:val="single" w:sz="2" w:space="0" w:color="E5E7EB"/>
                    <w:right w:val="single" w:sz="2" w:space="0" w:color="E5E7EB"/>
                  </w:divBdr>
                </w:div>
                <w:div w:id="1709838758">
                  <w:marLeft w:val="0"/>
                  <w:marRight w:val="0"/>
                  <w:marTop w:val="0"/>
                  <w:marBottom w:val="0"/>
                  <w:divBdr>
                    <w:top w:val="single" w:sz="2" w:space="0" w:color="E5E7EB"/>
                    <w:left w:val="single" w:sz="2" w:space="0" w:color="E5E7EB"/>
                    <w:bottom w:val="single" w:sz="2" w:space="0" w:color="E5E7EB"/>
                    <w:right w:val="single" w:sz="2" w:space="0" w:color="E5E7EB"/>
                  </w:divBdr>
                </w:div>
                <w:div w:id="746414070">
                  <w:marLeft w:val="0"/>
                  <w:marRight w:val="0"/>
                  <w:marTop w:val="0"/>
                  <w:marBottom w:val="0"/>
                  <w:divBdr>
                    <w:top w:val="single" w:sz="2" w:space="0" w:color="E5E7EB"/>
                    <w:left w:val="single" w:sz="2" w:space="0" w:color="E5E7EB"/>
                    <w:bottom w:val="single" w:sz="2" w:space="0" w:color="E5E7EB"/>
                    <w:right w:val="single" w:sz="2" w:space="0" w:color="E5E7EB"/>
                  </w:divBdr>
                </w:div>
                <w:div w:id="262569521">
                  <w:marLeft w:val="0"/>
                  <w:marRight w:val="0"/>
                  <w:marTop w:val="0"/>
                  <w:marBottom w:val="0"/>
                  <w:divBdr>
                    <w:top w:val="single" w:sz="2" w:space="0" w:color="E5E7EB"/>
                    <w:left w:val="single" w:sz="2" w:space="0" w:color="E5E7EB"/>
                    <w:bottom w:val="single" w:sz="2" w:space="0" w:color="E5E7EB"/>
                    <w:right w:val="single" w:sz="2" w:space="0" w:color="E5E7EB"/>
                  </w:divBdr>
                </w:div>
                <w:div w:id="1176193007">
                  <w:marLeft w:val="0"/>
                  <w:marRight w:val="0"/>
                  <w:marTop w:val="0"/>
                  <w:marBottom w:val="0"/>
                  <w:divBdr>
                    <w:top w:val="single" w:sz="2" w:space="0" w:color="E5E7EB"/>
                    <w:left w:val="single" w:sz="2" w:space="0" w:color="E5E7EB"/>
                    <w:bottom w:val="single" w:sz="2" w:space="0" w:color="E5E7EB"/>
                    <w:right w:val="single" w:sz="2" w:space="0" w:color="E5E7EB"/>
                  </w:divBdr>
                </w:div>
                <w:div w:id="1009719275">
                  <w:marLeft w:val="0"/>
                  <w:marRight w:val="0"/>
                  <w:marTop w:val="0"/>
                  <w:marBottom w:val="0"/>
                  <w:divBdr>
                    <w:top w:val="single" w:sz="2" w:space="0" w:color="E5E7EB"/>
                    <w:left w:val="single" w:sz="2" w:space="0" w:color="E5E7EB"/>
                    <w:bottom w:val="single" w:sz="2" w:space="0" w:color="E5E7EB"/>
                    <w:right w:val="single" w:sz="2" w:space="0" w:color="E5E7EB"/>
                  </w:divBdr>
                </w:div>
                <w:div w:id="704059261">
                  <w:marLeft w:val="0"/>
                  <w:marRight w:val="0"/>
                  <w:marTop w:val="0"/>
                  <w:marBottom w:val="0"/>
                  <w:divBdr>
                    <w:top w:val="single" w:sz="2" w:space="0" w:color="E5E7EB"/>
                    <w:left w:val="single" w:sz="2" w:space="0" w:color="E5E7EB"/>
                    <w:bottom w:val="single" w:sz="2" w:space="0" w:color="E5E7EB"/>
                    <w:right w:val="single" w:sz="2" w:space="0" w:color="E5E7EB"/>
                  </w:divBdr>
                </w:div>
                <w:div w:id="576943852">
                  <w:marLeft w:val="0"/>
                  <w:marRight w:val="0"/>
                  <w:marTop w:val="0"/>
                  <w:marBottom w:val="0"/>
                  <w:divBdr>
                    <w:top w:val="single" w:sz="2" w:space="0" w:color="E5E7EB"/>
                    <w:left w:val="single" w:sz="2" w:space="0" w:color="E5E7EB"/>
                    <w:bottom w:val="single" w:sz="2" w:space="0" w:color="E5E7EB"/>
                    <w:right w:val="single" w:sz="2" w:space="0" w:color="E5E7EB"/>
                  </w:divBdr>
                </w:div>
                <w:div w:id="1699501794">
                  <w:marLeft w:val="0"/>
                  <w:marRight w:val="0"/>
                  <w:marTop w:val="0"/>
                  <w:marBottom w:val="0"/>
                  <w:divBdr>
                    <w:top w:val="single" w:sz="2" w:space="0" w:color="E5E7EB"/>
                    <w:left w:val="single" w:sz="2" w:space="0" w:color="E5E7EB"/>
                    <w:bottom w:val="single" w:sz="2" w:space="0" w:color="E5E7EB"/>
                    <w:right w:val="single" w:sz="2" w:space="0" w:color="E5E7EB"/>
                  </w:divBdr>
                </w:div>
                <w:div w:id="1343968369">
                  <w:marLeft w:val="0"/>
                  <w:marRight w:val="0"/>
                  <w:marTop w:val="0"/>
                  <w:marBottom w:val="0"/>
                  <w:divBdr>
                    <w:top w:val="single" w:sz="2" w:space="0" w:color="E5E7EB"/>
                    <w:left w:val="single" w:sz="2" w:space="0" w:color="E5E7EB"/>
                    <w:bottom w:val="single" w:sz="2" w:space="0" w:color="E5E7EB"/>
                    <w:right w:val="single" w:sz="2" w:space="0" w:color="E5E7EB"/>
                  </w:divBdr>
                </w:div>
                <w:div w:id="396711229">
                  <w:marLeft w:val="0"/>
                  <w:marRight w:val="0"/>
                  <w:marTop w:val="0"/>
                  <w:marBottom w:val="0"/>
                  <w:divBdr>
                    <w:top w:val="single" w:sz="2" w:space="0" w:color="E5E7EB"/>
                    <w:left w:val="single" w:sz="2" w:space="0" w:color="E5E7EB"/>
                    <w:bottom w:val="single" w:sz="2" w:space="0" w:color="E5E7EB"/>
                    <w:right w:val="single" w:sz="2" w:space="0" w:color="E5E7EB"/>
                  </w:divBdr>
                </w:div>
                <w:div w:id="350953530">
                  <w:marLeft w:val="0"/>
                  <w:marRight w:val="0"/>
                  <w:marTop w:val="0"/>
                  <w:marBottom w:val="0"/>
                  <w:divBdr>
                    <w:top w:val="single" w:sz="2" w:space="0" w:color="E5E7EB"/>
                    <w:left w:val="single" w:sz="2" w:space="0" w:color="E5E7EB"/>
                    <w:bottom w:val="single" w:sz="2" w:space="0" w:color="E5E7EB"/>
                    <w:right w:val="single" w:sz="2" w:space="0" w:color="E5E7EB"/>
                  </w:divBdr>
                </w:div>
                <w:div w:id="1909920825">
                  <w:marLeft w:val="0"/>
                  <w:marRight w:val="0"/>
                  <w:marTop w:val="0"/>
                  <w:marBottom w:val="0"/>
                  <w:divBdr>
                    <w:top w:val="single" w:sz="2" w:space="0" w:color="E5E7EB"/>
                    <w:left w:val="single" w:sz="2" w:space="0" w:color="E5E7EB"/>
                    <w:bottom w:val="single" w:sz="2" w:space="0" w:color="E5E7EB"/>
                    <w:right w:val="single" w:sz="2" w:space="0" w:color="E5E7EB"/>
                  </w:divBdr>
                </w:div>
                <w:div w:id="1316256632">
                  <w:marLeft w:val="0"/>
                  <w:marRight w:val="0"/>
                  <w:marTop w:val="0"/>
                  <w:marBottom w:val="0"/>
                  <w:divBdr>
                    <w:top w:val="single" w:sz="2" w:space="0" w:color="E5E7EB"/>
                    <w:left w:val="single" w:sz="2" w:space="0" w:color="E5E7EB"/>
                    <w:bottom w:val="single" w:sz="2" w:space="0" w:color="E5E7EB"/>
                    <w:right w:val="single" w:sz="2" w:space="0" w:color="E5E7EB"/>
                  </w:divBdr>
                </w:div>
                <w:div w:id="1173568555">
                  <w:marLeft w:val="0"/>
                  <w:marRight w:val="0"/>
                  <w:marTop w:val="0"/>
                  <w:marBottom w:val="0"/>
                  <w:divBdr>
                    <w:top w:val="single" w:sz="2" w:space="0" w:color="E5E7EB"/>
                    <w:left w:val="single" w:sz="2" w:space="0" w:color="E5E7EB"/>
                    <w:bottom w:val="single" w:sz="2" w:space="0" w:color="E5E7EB"/>
                    <w:right w:val="single" w:sz="2" w:space="0" w:color="E5E7EB"/>
                  </w:divBdr>
                </w:div>
                <w:div w:id="1187140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5162829">
          <w:marLeft w:val="0"/>
          <w:marRight w:val="0"/>
          <w:marTop w:val="0"/>
          <w:marBottom w:val="0"/>
          <w:divBdr>
            <w:top w:val="single" w:sz="2" w:space="0" w:color="E5E7EB"/>
            <w:left w:val="single" w:sz="2" w:space="0" w:color="E5E7EB"/>
            <w:bottom w:val="single" w:sz="2" w:space="0" w:color="E5E7EB"/>
            <w:right w:val="single" w:sz="2" w:space="0" w:color="E5E7EB"/>
          </w:divBdr>
          <w:divsChild>
            <w:div w:id="45760565">
              <w:marLeft w:val="0"/>
              <w:marRight w:val="0"/>
              <w:marTop w:val="0"/>
              <w:marBottom w:val="0"/>
              <w:divBdr>
                <w:top w:val="single" w:sz="2" w:space="0" w:color="E5E7EB"/>
                <w:left w:val="single" w:sz="2" w:space="0" w:color="E5E7EB"/>
                <w:bottom w:val="single" w:sz="2" w:space="0" w:color="E5E7EB"/>
                <w:right w:val="single" w:sz="2" w:space="0" w:color="E5E7EB"/>
              </w:divBdr>
              <w:divsChild>
                <w:div w:id="1266573838">
                  <w:marLeft w:val="0"/>
                  <w:marRight w:val="0"/>
                  <w:marTop w:val="0"/>
                  <w:marBottom w:val="0"/>
                  <w:divBdr>
                    <w:top w:val="single" w:sz="2" w:space="0" w:color="E5E7EB"/>
                    <w:left w:val="single" w:sz="2" w:space="0" w:color="E5E7EB"/>
                    <w:bottom w:val="single" w:sz="2" w:space="0" w:color="E5E7EB"/>
                    <w:right w:val="single" w:sz="2" w:space="0" w:color="E5E7EB"/>
                  </w:divBdr>
                </w:div>
                <w:div w:id="1706128234">
                  <w:marLeft w:val="0"/>
                  <w:marRight w:val="0"/>
                  <w:marTop w:val="0"/>
                  <w:marBottom w:val="0"/>
                  <w:divBdr>
                    <w:top w:val="single" w:sz="2" w:space="0" w:color="E5E7EB"/>
                    <w:left w:val="single" w:sz="2" w:space="0" w:color="E5E7EB"/>
                    <w:bottom w:val="single" w:sz="2" w:space="0" w:color="E5E7EB"/>
                    <w:right w:val="single" w:sz="2" w:space="0" w:color="E5E7EB"/>
                  </w:divBdr>
                </w:div>
                <w:div w:id="1229727773">
                  <w:marLeft w:val="0"/>
                  <w:marRight w:val="0"/>
                  <w:marTop w:val="0"/>
                  <w:marBottom w:val="0"/>
                  <w:divBdr>
                    <w:top w:val="single" w:sz="2" w:space="0" w:color="E5E7EB"/>
                    <w:left w:val="single" w:sz="2" w:space="0" w:color="E5E7EB"/>
                    <w:bottom w:val="single" w:sz="2" w:space="0" w:color="E5E7EB"/>
                    <w:right w:val="single" w:sz="2" w:space="0" w:color="E5E7EB"/>
                  </w:divBdr>
                </w:div>
                <w:div w:id="1970865888">
                  <w:marLeft w:val="0"/>
                  <w:marRight w:val="0"/>
                  <w:marTop w:val="0"/>
                  <w:marBottom w:val="0"/>
                  <w:divBdr>
                    <w:top w:val="single" w:sz="2" w:space="0" w:color="E5E7EB"/>
                    <w:left w:val="single" w:sz="2" w:space="0" w:color="E5E7EB"/>
                    <w:bottom w:val="single" w:sz="2" w:space="0" w:color="E5E7EB"/>
                    <w:right w:val="single" w:sz="2" w:space="0" w:color="E5E7EB"/>
                  </w:divBdr>
                </w:div>
                <w:div w:id="965044632">
                  <w:marLeft w:val="0"/>
                  <w:marRight w:val="0"/>
                  <w:marTop w:val="0"/>
                  <w:marBottom w:val="0"/>
                  <w:divBdr>
                    <w:top w:val="single" w:sz="2" w:space="0" w:color="E5E7EB"/>
                    <w:left w:val="single" w:sz="2" w:space="0" w:color="E5E7EB"/>
                    <w:bottom w:val="single" w:sz="2" w:space="0" w:color="E5E7EB"/>
                    <w:right w:val="single" w:sz="2" w:space="0" w:color="E5E7EB"/>
                  </w:divBdr>
                </w:div>
                <w:div w:id="574122283">
                  <w:marLeft w:val="0"/>
                  <w:marRight w:val="0"/>
                  <w:marTop w:val="0"/>
                  <w:marBottom w:val="0"/>
                  <w:divBdr>
                    <w:top w:val="single" w:sz="2" w:space="0" w:color="E5E7EB"/>
                    <w:left w:val="single" w:sz="2" w:space="0" w:color="E5E7EB"/>
                    <w:bottom w:val="single" w:sz="2" w:space="0" w:color="E5E7EB"/>
                    <w:right w:val="single" w:sz="2" w:space="0" w:color="E5E7EB"/>
                  </w:divBdr>
                </w:div>
                <w:div w:id="1001589705">
                  <w:marLeft w:val="0"/>
                  <w:marRight w:val="0"/>
                  <w:marTop w:val="0"/>
                  <w:marBottom w:val="0"/>
                  <w:divBdr>
                    <w:top w:val="single" w:sz="2" w:space="0" w:color="E5E7EB"/>
                    <w:left w:val="single" w:sz="2" w:space="0" w:color="E5E7EB"/>
                    <w:bottom w:val="single" w:sz="2" w:space="0" w:color="E5E7EB"/>
                    <w:right w:val="single" w:sz="2" w:space="0" w:color="E5E7EB"/>
                  </w:divBdr>
                </w:div>
                <w:div w:id="720326737">
                  <w:marLeft w:val="0"/>
                  <w:marRight w:val="0"/>
                  <w:marTop w:val="0"/>
                  <w:marBottom w:val="0"/>
                  <w:divBdr>
                    <w:top w:val="single" w:sz="2" w:space="0" w:color="E5E7EB"/>
                    <w:left w:val="single" w:sz="2" w:space="0" w:color="E5E7EB"/>
                    <w:bottom w:val="single" w:sz="2" w:space="0" w:color="E5E7EB"/>
                    <w:right w:val="single" w:sz="2" w:space="0" w:color="E5E7EB"/>
                  </w:divBdr>
                </w:div>
                <w:div w:id="1278215393">
                  <w:marLeft w:val="0"/>
                  <w:marRight w:val="0"/>
                  <w:marTop w:val="0"/>
                  <w:marBottom w:val="0"/>
                  <w:divBdr>
                    <w:top w:val="single" w:sz="2" w:space="0" w:color="E5E7EB"/>
                    <w:left w:val="single" w:sz="2" w:space="0" w:color="E5E7EB"/>
                    <w:bottom w:val="single" w:sz="2" w:space="0" w:color="E5E7EB"/>
                    <w:right w:val="single" w:sz="2" w:space="0" w:color="E5E7EB"/>
                  </w:divBdr>
                </w:div>
                <w:div w:id="1199703201">
                  <w:marLeft w:val="0"/>
                  <w:marRight w:val="0"/>
                  <w:marTop w:val="0"/>
                  <w:marBottom w:val="0"/>
                  <w:divBdr>
                    <w:top w:val="single" w:sz="2" w:space="0" w:color="E5E7EB"/>
                    <w:left w:val="single" w:sz="2" w:space="0" w:color="E5E7EB"/>
                    <w:bottom w:val="single" w:sz="2" w:space="0" w:color="E5E7EB"/>
                    <w:right w:val="single" w:sz="2" w:space="0" w:color="E5E7EB"/>
                  </w:divBdr>
                </w:div>
                <w:div w:id="436682230">
                  <w:marLeft w:val="0"/>
                  <w:marRight w:val="0"/>
                  <w:marTop w:val="0"/>
                  <w:marBottom w:val="0"/>
                  <w:divBdr>
                    <w:top w:val="single" w:sz="2" w:space="0" w:color="E5E7EB"/>
                    <w:left w:val="single" w:sz="2" w:space="0" w:color="E5E7EB"/>
                    <w:bottom w:val="single" w:sz="2" w:space="0" w:color="E5E7EB"/>
                    <w:right w:val="single" w:sz="2" w:space="0" w:color="E5E7EB"/>
                  </w:divBdr>
                </w:div>
                <w:div w:id="420949935">
                  <w:marLeft w:val="0"/>
                  <w:marRight w:val="0"/>
                  <w:marTop w:val="0"/>
                  <w:marBottom w:val="0"/>
                  <w:divBdr>
                    <w:top w:val="single" w:sz="2" w:space="0" w:color="E5E7EB"/>
                    <w:left w:val="single" w:sz="2" w:space="0" w:color="E5E7EB"/>
                    <w:bottom w:val="single" w:sz="2" w:space="0" w:color="E5E7EB"/>
                    <w:right w:val="single" w:sz="2" w:space="0" w:color="E5E7EB"/>
                  </w:divBdr>
                </w:div>
                <w:div w:id="1955672875">
                  <w:marLeft w:val="0"/>
                  <w:marRight w:val="0"/>
                  <w:marTop w:val="0"/>
                  <w:marBottom w:val="0"/>
                  <w:divBdr>
                    <w:top w:val="single" w:sz="2" w:space="0" w:color="E5E7EB"/>
                    <w:left w:val="single" w:sz="2" w:space="0" w:color="E5E7EB"/>
                    <w:bottom w:val="single" w:sz="2" w:space="0" w:color="E5E7EB"/>
                    <w:right w:val="single" w:sz="2" w:space="0" w:color="E5E7EB"/>
                  </w:divBdr>
                </w:div>
                <w:div w:id="366103682">
                  <w:marLeft w:val="0"/>
                  <w:marRight w:val="0"/>
                  <w:marTop w:val="0"/>
                  <w:marBottom w:val="0"/>
                  <w:divBdr>
                    <w:top w:val="single" w:sz="2" w:space="0" w:color="E5E7EB"/>
                    <w:left w:val="single" w:sz="2" w:space="0" w:color="E5E7EB"/>
                    <w:bottom w:val="single" w:sz="2" w:space="0" w:color="E5E7EB"/>
                    <w:right w:val="single" w:sz="2" w:space="0" w:color="E5E7EB"/>
                  </w:divBdr>
                </w:div>
                <w:div w:id="990255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5227886">
      <w:bodyDiv w:val="1"/>
      <w:marLeft w:val="0"/>
      <w:marRight w:val="0"/>
      <w:marTop w:val="0"/>
      <w:marBottom w:val="0"/>
      <w:divBdr>
        <w:top w:val="none" w:sz="0" w:space="0" w:color="auto"/>
        <w:left w:val="none" w:sz="0" w:space="0" w:color="auto"/>
        <w:bottom w:val="none" w:sz="0" w:space="0" w:color="auto"/>
        <w:right w:val="none" w:sz="0" w:space="0" w:color="auto"/>
      </w:divBdr>
      <w:divsChild>
        <w:div w:id="868563398">
          <w:marLeft w:val="0"/>
          <w:marRight w:val="0"/>
          <w:marTop w:val="0"/>
          <w:marBottom w:val="0"/>
          <w:divBdr>
            <w:top w:val="none" w:sz="0" w:space="0" w:color="auto"/>
            <w:left w:val="none" w:sz="0" w:space="0" w:color="auto"/>
            <w:bottom w:val="none" w:sz="0" w:space="0" w:color="auto"/>
            <w:right w:val="none" w:sz="0" w:space="0" w:color="auto"/>
          </w:divBdr>
          <w:divsChild>
            <w:div w:id="923807892">
              <w:blockQuote w:val="1"/>
              <w:marLeft w:val="0"/>
              <w:marRight w:val="0"/>
              <w:marTop w:val="0"/>
              <w:marBottom w:val="0"/>
              <w:divBdr>
                <w:top w:val="none" w:sz="0" w:space="0" w:color="auto"/>
                <w:left w:val="single" w:sz="36" w:space="8" w:color="auto"/>
                <w:bottom w:val="none" w:sz="0" w:space="0" w:color="auto"/>
                <w:right w:val="none" w:sz="0" w:space="0" w:color="auto"/>
              </w:divBdr>
            </w:div>
            <w:div w:id="1853951897">
              <w:blockQuote w:val="1"/>
              <w:marLeft w:val="0"/>
              <w:marRight w:val="0"/>
              <w:marTop w:val="0"/>
              <w:marBottom w:val="0"/>
              <w:divBdr>
                <w:top w:val="none" w:sz="0" w:space="0" w:color="auto"/>
                <w:left w:val="single" w:sz="36" w:space="8" w:color="auto"/>
                <w:bottom w:val="none" w:sz="0" w:space="0" w:color="auto"/>
                <w:right w:val="none" w:sz="0" w:space="0" w:color="auto"/>
              </w:divBdr>
            </w:div>
            <w:div w:id="252397072">
              <w:marLeft w:val="0"/>
              <w:marRight w:val="0"/>
              <w:marTop w:val="0"/>
              <w:marBottom w:val="240"/>
              <w:divBdr>
                <w:top w:val="none" w:sz="0" w:space="0" w:color="auto"/>
                <w:left w:val="none" w:sz="0" w:space="0" w:color="auto"/>
                <w:bottom w:val="none" w:sz="0" w:space="0" w:color="auto"/>
                <w:right w:val="none" w:sz="0" w:space="0" w:color="auto"/>
              </w:divBdr>
              <w:divsChild>
                <w:div w:id="68892279">
                  <w:marLeft w:val="0"/>
                  <w:marRight w:val="0"/>
                  <w:marTop w:val="0"/>
                  <w:marBottom w:val="0"/>
                  <w:divBdr>
                    <w:top w:val="none" w:sz="0" w:space="0" w:color="auto"/>
                    <w:left w:val="none" w:sz="0" w:space="0" w:color="auto"/>
                    <w:bottom w:val="none" w:sz="0" w:space="0" w:color="auto"/>
                    <w:right w:val="none" w:sz="0" w:space="0" w:color="auto"/>
                  </w:divBdr>
                  <w:divsChild>
                    <w:div w:id="2113501985">
                      <w:marLeft w:val="0"/>
                      <w:marRight w:val="0"/>
                      <w:marTop w:val="0"/>
                      <w:marBottom w:val="0"/>
                      <w:divBdr>
                        <w:top w:val="none" w:sz="0" w:space="0" w:color="auto"/>
                        <w:left w:val="none" w:sz="0" w:space="0" w:color="auto"/>
                        <w:bottom w:val="none" w:sz="0" w:space="0" w:color="auto"/>
                        <w:right w:val="none" w:sz="0" w:space="0" w:color="auto"/>
                      </w:divBdr>
                    </w:div>
                    <w:div w:id="144522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5619">
              <w:marLeft w:val="0"/>
              <w:marRight w:val="0"/>
              <w:marTop w:val="0"/>
              <w:marBottom w:val="240"/>
              <w:divBdr>
                <w:top w:val="none" w:sz="0" w:space="0" w:color="auto"/>
                <w:left w:val="none" w:sz="0" w:space="0" w:color="auto"/>
                <w:bottom w:val="none" w:sz="0" w:space="0" w:color="auto"/>
                <w:right w:val="none" w:sz="0" w:space="0" w:color="auto"/>
              </w:divBdr>
              <w:divsChild>
                <w:div w:id="1576667461">
                  <w:marLeft w:val="0"/>
                  <w:marRight w:val="0"/>
                  <w:marTop w:val="0"/>
                  <w:marBottom w:val="0"/>
                  <w:divBdr>
                    <w:top w:val="none" w:sz="0" w:space="0" w:color="auto"/>
                    <w:left w:val="none" w:sz="0" w:space="0" w:color="auto"/>
                    <w:bottom w:val="none" w:sz="0" w:space="0" w:color="auto"/>
                    <w:right w:val="none" w:sz="0" w:space="0" w:color="auto"/>
                  </w:divBdr>
                  <w:divsChild>
                    <w:div w:id="1629237345">
                      <w:marLeft w:val="0"/>
                      <w:marRight w:val="0"/>
                      <w:marTop w:val="0"/>
                      <w:marBottom w:val="0"/>
                      <w:divBdr>
                        <w:top w:val="none" w:sz="0" w:space="0" w:color="auto"/>
                        <w:left w:val="none" w:sz="0" w:space="0" w:color="auto"/>
                        <w:bottom w:val="none" w:sz="0" w:space="0" w:color="auto"/>
                        <w:right w:val="none" w:sz="0" w:space="0" w:color="auto"/>
                      </w:divBdr>
                    </w:div>
                    <w:div w:id="282426531">
                      <w:marLeft w:val="0"/>
                      <w:marRight w:val="0"/>
                      <w:marTop w:val="0"/>
                      <w:marBottom w:val="0"/>
                      <w:divBdr>
                        <w:top w:val="none" w:sz="0" w:space="0" w:color="auto"/>
                        <w:left w:val="none" w:sz="0" w:space="0" w:color="auto"/>
                        <w:bottom w:val="none" w:sz="0" w:space="0" w:color="auto"/>
                        <w:right w:val="none" w:sz="0" w:space="0" w:color="auto"/>
                      </w:divBdr>
                    </w:div>
                    <w:div w:id="8385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88204">
              <w:marLeft w:val="0"/>
              <w:marRight w:val="0"/>
              <w:marTop w:val="0"/>
              <w:marBottom w:val="240"/>
              <w:divBdr>
                <w:top w:val="none" w:sz="0" w:space="0" w:color="auto"/>
                <w:left w:val="none" w:sz="0" w:space="0" w:color="auto"/>
                <w:bottom w:val="none" w:sz="0" w:space="0" w:color="auto"/>
                <w:right w:val="none" w:sz="0" w:space="0" w:color="auto"/>
              </w:divBdr>
              <w:divsChild>
                <w:div w:id="1452168093">
                  <w:marLeft w:val="0"/>
                  <w:marRight w:val="0"/>
                  <w:marTop w:val="0"/>
                  <w:marBottom w:val="0"/>
                  <w:divBdr>
                    <w:top w:val="none" w:sz="0" w:space="0" w:color="auto"/>
                    <w:left w:val="none" w:sz="0" w:space="0" w:color="auto"/>
                    <w:bottom w:val="none" w:sz="0" w:space="0" w:color="auto"/>
                    <w:right w:val="none" w:sz="0" w:space="0" w:color="auto"/>
                  </w:divBdr>
                </w:div>
              </w:divsChild>
            </w:div>
            <w:div w:id="860169409">
              <w:marLeft w:val="0"/>
              <w:marRight w:val="0"/>
              <w:marTop w:val="0"/>
              <w:marBottom w:val="240"/>
              <w:divBdr>
                <w:top w:val="none" w:sz="0" w:space="0" w:color="auto"/>
                <w:left w:val="none" w:sz="0" w:space="0" w:color="auto"/>
                <w:bottom w:val="none" w:sz="0" w:space="0" w:color="auto"/>
                <w:right w:val="none" w:sz="0" w:space="0" w:color="auto"/>
              </w:divBdr>
              <w:divsChild>
                <w:div w:id="79912527">
                  <w:marLeft w:val="0"/>
                  <w:marRight w:val="0"/>
                  <w:marTop w:val="0"/>
                  <w:marBottom w:val="0"/>
                  <w:divBdr>
                    <w:top w:val="none" w:sz="0" w:space="0" w:color="auto"/>
                    <w:left w:val="none" w:sz="0" w:space="0" w:color="auto"/>
                    <w:bottom w:val="none" w:sz="0" w:space="0" w:color="auto"/>
                    <w:right w:val="none" w:sz="0" w:space="0" w:color="auto"/>
                  </w:divBdr>
                  <w:divsChild>
                    <w:div w:id="1721245363">
                      <w:marLeft w:val="0"/>
                      <w:marRight w:val="0"/>
                      <w:marTop w:val="0"/>
                      <w:marBottom w:val="0"/>
                      <w:divBdr>
                        <w:top w:val="none" w:sz="0" w:space="0" w:color="auto"/>
                        <w:left w:val="none" w:sz="0" w:space="0" w:color="auto"/>
                        <w:bottom w:val="none" w:sz="0" w:space="0" w:color="auto"/>
                        <w:right w:val="none" w:sz="0" w:space="0" w:color="auto"/>
                      </w:divBdr>
                    </w:div>
                    <w:div w:id="1273973125">
                      <w:marLeft w:val="0"/>
                      <w:marRight w:val="0"/>
                      <w:marTop w:val="0"/>
                      <w:marBottom w:val="0"/>
                      <w:divBdr>
                        <w:top w:val="none" w:sz="0" w:space="0" w:color="auto"/>
                        <w:left w:val="none" w:sz="0" w:space="0" w:color="auto"/>
                        <w:bottom w:val="none" w:sz="0" w:space="0" w:color="auto"/>
                        <w:right w:val="none" w:sz="0" w:space="0" w:color="auto"/>
                      </w:divBdr>
                    </w:div>
                    <w:div w:id="600993621">
                      <w:marLeft w:val="0"/>
                      <w:marRight w:val="0"/>
                      <w:marTop w:val="0"/>
                      <w:marBottom w:val="0"/>
                      <w:divBdr>
                        <w:top w:val="none" w:sz="0" w:space="0" w:color="auto"/>
                        <w:left w:val="none" w:sz="0" w:space="0" w:color="auto"/>
                        <w:bottom w:val="none" w:sz="0" w:space="0" w:color="auto"/>
                        <w:right w:val="none" w:sz="0" w:space="0" w:color="auto"/>
                      </w:divBdr>
                    </w:div>
                    <w:div w:id="821428726">
                      <w:marLeft w:val="0"/>
                      <w:marRight w:val="0"/>
                      <w:marTop w:val="0"/>
                      <w:marBottom w:val="0"/>
                      <w:divBdr>
                        <w:top w:val="none" w:sz="0" w:space="0" w:color="auto"/>
                        <w:left w:val="none" w:sz="0" w:space="0" w:color="auto"/>
                        <w:bottom w:val="none" w:sz="0" w:space="0" w:color="auto"/>
                        <w:right w:val="none" w:sz="0" w:space="0" w:color="auto"/>
                      </w:divBdr>
                    </w:div>
                    <w:div w:id="1209414321">
                      <w:marLeft w:val="0"/>
                      <w:marRight w:val="0"/>
                      <w:marTop w:val="0"/>
                      <w:marBottom w:val="0"/>
                      <w:divBdr>
                        <w:top w:val="none" w:sz="0" w:space="0" w:color="auto"/>
                        <w:left w:val="none" w:sz="0" w:space="0" w:color="auto"/>
                        <w:bottom w:val="none" w:sz="0" w:space="0" w:color="auto"/>
                        <w:right w:val="none" w:sz="0" w:space="0" w:color="auto"/>
                      </w:divBdr>
                    </w:div>
                    <w:div w:id="914125531">
                      <w:marLeft w:val="0"/>
                      <w:marRight w:val="0"/>
                      <w:marTop w:val="0"/>
                      <w:marBottom w:val="0"/>
                      <w:divBdr>
                        <w:top w:val="none" w:sz="0" w:space="0" w:color="auto"/>
                        <w:left w:val="none" w:sz="0" w:space="0" w:color="auto"/>
                        <w:bottom w:val="none" w:sz="0" w:space="0" w:color="auto"/>
                        <w:right w:val="none" w:sz="0" w:space="0" w:color="auto"/>
                      </w:divBdr>
                    </w:div>
                    <w:div w:id="1598517529">
                      <w:marLeft w:val="0"/>
                      <w:marRight w:val="0"/>
                      <w:marTop w:val="0"/>
                      <w:marBottom w:val="0"/>
                      <w:divBdr>
                        <w:top w:val="none" w:sz="0" w:space="0" w:color="auto"/>
                        <w:left w:val="none" w:sz="0" w:space="0" w:color="auto"/>
                        <w:bottom w:val="none" w:sz="0" w:space="0" w:color="auto"/>
                        <w:right w:val="none" w:sz="0" w:space="0" w:color="auto"/>
                      </w:divBdr>
                    </w:div>
                    <w:div w:id="1893418310">
                      <w:marLeft w:val="0"/>
                      <w:marRight w:val="0"/>
                      <w:marTop w:val="0"/>
                      <w:marBottom w:val="0"/>
                      <w:divBdr>
                        <w:top w:val="none" w:sz="0" w:space="0" w:color="auto"/>
                        <w:left w:val="none" w:sz="0" w:space="0" w:color="auto"/>
                        <w:bottom w:val="none" w:sz="0" w:space="0" w:color="auto"/>
                        <w:right w:val="none" w:sz="0" w:space="0" w:color="auto"/>
                      </w:divBdr>
                    </w:div>
                    <w:div w:id="474566250">
                      <w:marLeft w:val="0"/>
                      <w:marRight w:val="0"/>
                      <w:marTop w:val="0"/>
                      <w:marBottom w:val="0"/>
                      <w:divBdr>
                        <w:top w:val="none" w:sz="0" w:space="0" w:color="auto"/>
                        <w:left w:val="none" w:sz="0" w:space="0" w:color="auto"/>
                        <w:bottom w:val="none" w:sz="0" w:space="0" w:color="auto"/>
                        <w:right w:val="none" w:sz="0" w:space="0" w:color="auto"/>
                      </w:divBdr>
                    </w:div>
                    <w:div w:id="1721858519">
                      <w:marLeft w:val="0"/>
                      <w:marRight w:val="0"/>
                      <w:marTop w:val="0"/>
                      <w:marBottom w:val="0"/>
                      <w:divBdr>
                        <w:top w:val="none" w:sz="0" w:space="0" w:color="auto"/>
                        <w:left w:val="none" w:sz="0" w:space="0" w:color="auto"/>
                        <w:bottom w:val="none" w:sz="0" w:space="0" w:color="auto"/>
                        <w:right w:val="none" w:sz="0" w:space="0" w:color="auto"/>
                      </w:divBdr>
                    </w:div>
                    <w:div w:id="1455515558">
                      <w:marLeft w:val="0"/>
                      <w:marRight w:val="0"/>
                      <w:marTop w:val="0"/>
                      <w:marBottom w:val="0"/>
                      <w:divBdr>
                        <w:top w:val="none" w:sz="0" w:space="0" w:color="auto"/>
                        <w:left w:val="none" w:sz="0" w:space="0" w:color="auto"/>
                        <w:bottom w:val="none" w:sz="0" w:space="0" w:color="auto"/>
                        <w:right w:val="none" w:sz="0" w:space="0" w:color="auto"/>
                      </w:divBdr>
                    </w:div>
                    <w:div w:id="1728257887">
                      <w:marLeft w:val="0"/>
                      <w:marRight w:val="0"/>
                      <w:marTop w:val="0"/>
                      <w:marBottom w:val="0"/>
                      <w:divBdr>
                        <w:top w:val="none" w:sz="0" w:space="0" w:color="auto"/>
                        <w:left w:val="none" w:sz="0" w:space="0" w:color="auto"/>
                        <w:bottom w:val="none" w:sz="0" w:space="0" w:color="auto"/>
                        <w:right w:val="none" w:sz="0" w:space="0" w:color="auto"/>
                      </w:divBdr>
                    </w:div>
                    <w:div w:id="478227849">
                      <w:marLeft w:val="0"/>
                      <w:marRight w:val="0"/>
                      <w:marTop w:val="0"/>
                      <w:marBottom w:val="0"/>
                      <w:divBdr>
                        <w:top w:val="none" w:sz="0" w:space="0" w:color="auto"/>
                        <w:left w:val="none" w:sz="0" w:space="0" w:color="auto"/>
                        <w:bottom w:val="none" w:sz="0" w:space="0" w:color="auto"/>
                        <w:right w:val="none" w:sz="0" w:space="0" w:color="auto"/>
                      </w:divBdr>
                    </w:div>
                    <w:div w:id="1997108938">
                      <w:marLeft w:val="0"/>
                      <w:marRight w:val="0"/>
                      <w:marTop w:val="0"/>
                      <w:marBottom w:val="0"/>
                      <w:divBdr>
                        <w:top w:val="none" w:sz="0" w:space="0" w:color="auto"/>
                        <w:left w:val="none" w:sz="0" w:space="0" w:color="auto"/>
                        <w:bottom w:val="none" w:sz="0" w:space="0" w:color="auto"/>
                        <w:right w:val="none" w:sz="0" w:space="0" w:color="auto"/>
                      </w:divBdr>
                    </w:div>
                    <w:div w:id="1283416699">
                      <w:marLeft w:val="0"/>
                      <w:marRight w:val="0"/>
                      <w:marTop w:val="0"/>
                      <w:marBottom w:val="0"/>
                      <w:divBdr>
                        <w:top w:val="none" w:sz="0" w:space="0" w:color="auto"/>
                        <w:left w:val="none" w:sz="0" w:space="0" w:color="auto"/>
                        <w:bottom w:val="none" w:sz="0" w:space="0" w:color="auto"/>
                        <w:right w:val="none" w:sz="0" w:space="0" w:color="auto"/>
                      </w:divBdr>
                    </w:div>
                    <w:div w:id="1044908525">
                      <w:marLeft w:val="0"/>
                      <w:marRight w:val="0"/>
                      <w:marTop w:val="0"/>
                      <w:marBottom w:val="0"/>
                      <w:divBdr>
                        <w:top w:val="none" w:sz="0" w:space="0" w:color="auto"/>
                        <w:left w:val="none" w:sz="0" w:space="0" w:color="auto"/>
                        <w:bottom w:val="none" w:sz="0" w:space="0" w:color="auto"/>
                        <w:right w:val="none" w:sz="0" w:space="0" w:color="auto"/>
                      </w:divBdr>
                    </w:div>
                    <w:div w:id="1513913838">
                      <w:marLeft w:val="0"/>
                      <w:marRight w:val="0"/>
                      <w:marTop w:val="0"/>
                      <w:marBottom w:val="0"/>
                      <w:divBdr>
                        <w:top w:val="none" w:sz="0" w:space="0" w:color="auto"/>
                        <w:left w:val="none" w:sz="0" w:space="0" w:color="auto"/>
                        <w:bottom w:val="none" w:sz="0" w:space="0" w:color="auto"/>
                        <w:right w:val="none" w:sz="0" w:space="0" w:color="auto"/>
                      </w:divBdr>
                    </w:div>
                    <w:div w:id="790441153">
                      <w:marLeft w:val="0"/>
                      <w:marRight w:val="0"/>
                      <w:marTop w:val="0"/>
                      <w:marBottom w:val="0"/>
                      <w:divBdr>
                        <w:top w:val="none" w:sz="0" w:space="0" w:color="auto"/>
                        <w:left w:val="none" w:sz="0" w:space="0" w:color="auto"/>
                        <w:bottom w:val="none" w:sz="0" w:space="0" w:color="auto"/>
                        <w:right w:val="none" w:sz="0" w:space="0" w:color="auto"/>
                      </w:divBdr>
                    </w:div>
                    <w:div w:id="32049118">
                      <w:marLeft w:val="0"/>
                      <w:marRight w:val="0"/>
                      <w:marTop w:val="0"/>
                      <w:marBottom w:val="0"/>
                      <w:divBdr>
                        <w:top w:val="none" w:sz="0" w:space="0" w:color="auto"/>
                        <w:left w:val="none" w:sz="0" w:space="0" w:color="auto"/>
                        <w:bottom w:val="none" w:sz="0" w:space="0" w:color="auto"/>
                        <w:right w:val="none" w:sz="0" w:space="0" w:color="auto"/>
                      </w:divBdr>
                    </w:div>
                    <w:div w:id="1539051144">
                      <w:marLeft w:val="0"/>
                      <w:marRight w:val="0"/>
                      <w:marTop w:val="0"/>
                      <w:marBottom w:val="0"/>
                      <w:divBdr>
                        <w:top w:val="none" w:sz="0" w:space="0" w:color="auto"/>
                        <w:left w:val="none" w:sz="0" w:space="0" w:color="auto"/>
                        <w:bottom w:val="none" w:sz="0" w:space="0" w:color="auto"/>
                        <w:right w:val="none" w:sz="0" w:space="0" w:color="auto"/>
                      </w:divBdr>
                    </w:div>
                    <w:div w:id="205413164">
                      <w:marLeft w:val="0"/>
                      <w:marRight w:val="0"/>
                      <w:marTop w:val="0"/>
                      <w:marBottom w:val="0"/>
                      <w:divBdr>
                        <w:top w:val="none" w:sz="0" w:space="0" w:color="auto"/>
                        <w:left w:val="none" w:sz="0" w:space="0" w:color="auto"/>
                        <w:bottom w:val="none" w:sz="0" w:space="0" w:color="auto"/>
                        <w:right w:val="none" w:sz="0" w:space="0" w:color="auto"/>
                      </w:divBdr>
                    </w:div>
                    <w:div w:id="1281452423">
                      <w:marLeft w:val="0"/>
                      <w:marRight w:val="0"/>
                      <w:marTop w:val="0"/>
                      <w:marBottom w:val="0"/>
                      <w:divBdr>
                        <w:top w:val="none" w:sz="0" w:space="0" w:color="auto"/>
                        <w:left w:val="none" w:sz="0" w:space="0" w:color="auto"/>
                        <w:bottom w:val="none" w:sz="0" w:space="0" w:color="auto"/>
                        <w:right w:val="none" w:sz="0" w:space="0" w:color="auto"/>
                      </w:divBdr>
                    </w:div>
                    <w:div w:id="446586959">
                      <w:marLeft w:val="0"/>
                      <w:marRight w:val="0"/>
                      <w:marTop w:val="0"/>
                      <w:marBottom w:val="0"/>
                      <w:divBdr>
                        <w:top w:val="none" w:sz="0" w:space="0" w:color="auto"/>
                        <w:left w:val="none" w:sz="0" w:space="0" w:color="auto"/>
                        <w:bottom w:val="none" w:sz="0" w:space="0" w:color="auto"/>
                        <w:right w:val="none" w:sz="0" w:space="0" w:color="auto"/>
                      </w:divBdr>
                    </w:div>
                    <w:div w:id="1614289039">
                      <w:marLeft w:val="0"/>
                      <w:marRight w:val="0"/>
                      <w:marTop w:val="0"/>
                      <w:marBottom w:val="0"/>
                      <w:divBdr>
                        <w:top w:val="none" w:sz="0" w:space="0" w:color="auto"/>
                        <w:left w:val="none" w:sz="0" w:space="0" w:color="auto"/>
                        <w:bottom w:val="none" w:sz="0" w:space="0" w:color="auto"/>
                        <w:right w:val="none" w:sz="0" w:space="0" w:color="auto"/>
                      </w:divBdr>
                    </w:div>
                    <w:div w:id="1061099823">
                      <w:marLeft w:val="0"/>
                      <w:marRight w:val="0"/>
                      <w:marTop w:val="0"/>
                      <w:marBottom w:val="0"/>
                      <w:divBdr>
                        <w:top w:val="none" w:sz="0" w:space="0" w:color="auto"/>
                        <w:left w:val="none" w:sz="0" w:space="0" w:color="auto"/>
                        <w:bottom w:val="none" w:sz="0" w:space="0" w:color="auto"/>
                        <w:right w:val="none" w:sz="0" w:space="0" w:color="auto"/>
                      </w:divBdr>
                    </w:div>
                    <w:div w:id="627777893">
                      <w:marLeft w:val="0"/>
                      <w:marRight w:val="0"/>
                      <w:marTop w:val="0"/>
                      <w:marBottom w:val="0"/>
                      <w:divBdr>
                        <w:top w:val="none" w:sz="0" w:space="0" w:color="auto"/>
                        <w:left w:val="none" w:sz="0" w:space="0" w:color="auto"/>
                        <w:bottom w:val="none" w:sz="0" w:space="0" w:color="auto"/>
                        <w:right w:val="none" w:sz="0" w:space="0" w:color="auto"/>
                      </w:divBdr>
                    </w:div>
                    <w:div w:id="926112011">
                      <w:marLeft w:val="0"/>
                      <w:marRight w:val="0"/>
                      <w:marTop w:val="0"/>
                      <w:marBottom w:val="0"/>
                      <w:divBdr>
                        <w:top w:val="none" w:sz="0" w:space="0" w:color="auto"/>
                        <w:left w:val="none" w:sz="0" w:space="0" w:color="auto"/>
                        <w:bottom w:val="none" w:sz="0" w:space="0" w:color="auto"/>
                        <w:right w:val="none" w:sz="0" w:space="0" w:color="auto"/>
                      </w:divBdr>
                    </w:div>
                    <w:div w:id="350569346">
                      <w:marLeft w:val="0"/>
                      <w:marRight w:val="0"/>
                      <w:marTop w:val="0"/>
                      <w:marBottom w:val="0"/>
                      <w:divBdr>
                        <w:top w:val="none" w:sz="0" w:space="0" w:color="auto"/>
                        <w:left w:val="none" w:sz="0" w:space="0" w:color="auto"/>
                        <w:bottom w:val="none" w:sz="0" w:space="0" w:color="auto"/>
                        <w:right w:val="none" w:sz="0" w:space="0" w:color="auto"/>
                      </w:divBdr>
                    </w:div>
                    <w:div w:id="1778409776">
                      <w:marLeft w:val="0"/>
                      <w:marRight w:val="0"/>
                      <w:marTop w:val="0"/>
                      <w:marBottom w:val="0"/>
                      <w:divBdr>
                        <w:top w:val="none" w:sz="0" w:space="0" w:color="auto"/>
                        <w:left w:val="none" w:sz="0" w:space="0" w:color="auto"/>
                        <w:bottom w:val="none" w:sz="0" w:space="0" w:color="auto"/>
                        <w:right w:val="none" w:sz="0" w:space="0" w:color="auto"/>
                      </w:divBdr>
                    </w:div>
                    <w:div w:id="421340493">
                      <w:marLeft w:val="0"/>
                      <w:marRight w:val="0"/>
                      <w:marTop w:val="0"/>
                      <w:marBottom w:val="0"/>
                      <w:divBdr>
                        <w:top w:val="none" w:sz="0" w:space="0" w:color="auto"/>
                        <w:left w:val="none" w:sz="0" w:space="0" w:color="auto"/>
                        <w:bottom w:val="none" w:sz="0" w:space="0" w:color="auto"/>
                        <w:right w:val="none" w:sz="0" w:space="0" w:color="auto"/>
                      </w:divBdr>
                    </w:div>
                    <w:div w:id="266348538">
                      <w:marLeft w:val="0"/>
                      <w:marRight w:val="0"/>
                      <w:marTop w:val="0"/>
                      <w:marBottom w:val="0"/>
                      <w:divBdr>
                        <w:top w:val="none" w:sz="0" w:space="0" w:color="auto"/>
                        <w:left w:val="none" w:sz="0" w:space="0" w:color="auto"/>
                        <w:bottom w:val="none" w:sz="0" w:space="0" w:color="auto"/>
                        <w:right w:val="none" w:sz="0" w:space="0" w:color="auto"/>
                      </w:divBdr>
                    </w:div>
                    <w:div w:id="1146584325">
                      <w:marLeft w:val="0"/>
                      <w:marRight w:val="0"/>
                      <w:marTop w:val="0"/>
                      <w:marBottom w:val="0"/>
                      <w:divBdr>
                        <w:top w:val="none" w:sz="0" w:space="0" w:color="auto"/>
                        <w:left w:val="none" w:sz="0" w:space="0" w:color="auto"/>
                        <w:bottom w:val="none" w:sz="0" w:space="0" w:color="auto"/>
                        <w:right w:val="none" w:sz="0" w:space="0" w:color="auto"/>
                      </w:divBdr>
                    </w:div>
                    <w:div w:id="1700859012">
                      <w:marLeft w:val="0"/>
                      <w:marRight w:val="0"/>
                      <w:marTop w:val="0"/>
                      <w:marBottom w:val="0"/>
                      <w:divBdr>
                        <w:top w:val="none" w:sz="0" w:space="0" w:color="auto"/>
                        <w:left w:val="none" w:sz="0" w:space="0" w:color="auto"/>
                        <w:bottom w:val="none" w:sz="0" w:space="0" w:color="auto"/>
                        <w:right w:val="none" w:sz="0" w:space="0" w:color="auto"/>
                      </w:divBdr>
                    </w:div>
                    <w:div w:id="776868935">
                      <w:marLeft w:val="0"/>
                      <w:marRight w:val="0"/>
                      <w:marTop w:val="0"/>
                      <w:marBottom w:val="0"/>
                      <w:divBdr>
                        <w:top w:val="none" w:sz="0" w:space="0" w:color="auto"/>
                        <w:left w:val="none" w:sz="0" w:space="0" w:color="auto"/>
                        <w:bottom w:val="none" w:sz="0" w:space="0" w:color="auto"/>
                        <w:right w:val="none" w:sz="0" w:space="0" w:color="auto"/>
                      </w:divBdr>
                    </w:div>
                    <w:div w:id="1724057300">
                      <w:marLeft w:val="0"/>
                      <w:marRight w:val="0"/>
                      <w:marTop w:val="0"/>
                      <w:marBottom w:val="0"/>
                      <w:divBdr>
                        <w:top w:val="none" w:sz="0" w:space="0" w:color="auto"/>
                        <w:left w:val="none" w:sz="0" w:space="0" w:color="auto"/>
                        <w:bottom w:val="none" w:sz="0" w:space="0" w:color="auto"/>
                        <w:right w:val="none" w:sz="0" w:space="0" w:color="auto"/>
                      </w:divBdr>
                    </w:div>
                    <w:div w:id="791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22992">
              <w:marLeft w:val="0"/>
              <w:marRight w:val="0"/>
              <w:marTop w:val="0"/>
              <w:marBottom w:val="240"/>
              <w:divBdr>
                <w:top w:val="none" w:sz="0" w:space="0" w:color="auto"/>
                <w:left w:val="none" w:sz="0" w:space="0" w:color="auto"/>
                <w:bottom w:val="none" w:sz="0" w:space="0" w:color="auto"/>
                <w:right w:val="none" w:sz="0" w:space="0" w:color="auto"/>
              </w:divBdr>
              <w:divsChild>
                <w:div w:id="383410074">
                  <w:marLeft w:val="0"/>
                  <w:marRight w:val="0"/>
                  <w:marTop w:val="0"/>
                  <w:marBottom w:val="0"/>
                  <w:divBdr>
                    <w:top w:val="none" w:sz="0" w:space="0" w:color="auto"/>
                    <w:left w:val="none" w:sz="0" w:space="0" w:color="auto"/>
                    <w:bottom w:val="none" w:sz="0" w:space="0" w:color="auto"/>
                    <w:right w:val="none" w:sz="0" w:space="0" w:color="auto"/>
                  </w:divBdr>
                </w:div>
              </w:divsChild>
            </w:div>
            <w:div w:id="398094019">
              <w:blockQuote w:val="1"/>
              <w:marLeft w:val="0"/>
              <w:marRight w:val="0"/>
              <w:marTop w:val="0"/>
              <w:marBottom w:val="0"/>
              <w:divBdr>
                <w:top w:val="none" w:sz="0" w:space="0" w:color="auto"/>
                <w:left w:val="single" w:sz="36" w:space="8" w:color="auto"/>
                <w:bottom w:val="none" w:sz="0" w:space="0" w:color="auto"/>
                <w:right w:val="none" w:sz="0" w:space="0" w:color="auto"/>
              </w:divBdr>
            </w:div>
            <w:div w:id="1125469920">
              <w:marLeft w:val="0"/>
              <w:marRight w:val="0"/>
              <w:marTop w:val="0"/>
              <w:marBottom w:val="240"/>
              <w:divBdr>
                <w:top w:val="none" w:sz="0" w:space="0" w:color="auto"/>
                <w:left w:val="none" w:sz="0" w:space="0" w:color="auto"/>
                <w:bottom w:val="none" w:sz="0" w:space="0" w:color="auto"/>
                <w:right w:val="none" w:sz="0" w:space="0" w:color="auto"/>
              </w:divBdr>
              <w:divsChild>
                <w:div w:id="1608394129">
                  <w:marLeft w:val="0"/>
                  <w:marRight w:val="0"/>
                  <w:marTop w:val="0"/>
                  <w:marBottom w:val="0"/>
                  <w:divBdr>
                    <w:top w:val="none" w:sz="0" w:space="0" w:color="auto"/>
                    <w:left w:val="none" w:sz="0" w:space="0" w:color="auto"/>
                    <w:bottom w:val="none" w:sz="0" w:space="0" w:color="auto"/>
                    <w:right w:val="none" w:sz="0" w:space="0" w:color="auto"/>
                  </w:divBdr>
                </w:div>
              </w:divsChild>
            </w:div>
            <w:div w:id="485323981">
              <w:marLeft w:val="0"/>
              <w:marRight w:val="0"/>
              <w:marTop w:val="0"/>
              <w:marBottom w:val="240"/>
              <w:divBdr>
                <w:top w:val="none" w:sz="0" w:space="0" w:color="auto"/>
                <w:left w:val="none" w:sz="0" w:space="0" w:color="auto"/>
                <w:bottom w:val="none" w:sz="0" w:space="0" w:color="auto"/>
                <w:right w:val="none" w:sz="0" w:space="0" w:color="auto"/>
              </w:divBdr>
              <w:divsChild>
                <w:div w:id="271208558">
                  <w:marLeft w:val="0"/>
                  <w:marRight w:val="0"/>
                  <w:marTop w:val="0"/>
                  <w:marBottom w:val="0"/>
                  <w:divBdr>
                    <w:top w:val="none" w:sz="0" w:space="0" w:color="auto"/>
                    <w:left w:val="none" w:sz="0" w:space="0" w:color="auto"/>
                    <w:bottom w:val="none" w:sz="0" w:space="0" w:color="auto"/>
                    <w:right w:val="none" w:sz="0" w:space="0" w:color="auto"/>
                  </w:divBdr>
                </w:div>
              </w:divsChild>
            </w:div>
            <w:div w:id="336739078">
              <w:marLeft w:val="0"/>
              <w:marRight w:val="0"/>
              <w:marTop w:val="0"/>
              <w:marBottom w:val="240"/>
              <w:divBdr>
                <w:top w:val="none" w:sz="0" w:space="0" w:color="auto"/>
                <w:left w:val="none" w:sz="0" w:space="0" w:color="auto"/>
                <w:bottom w:val="none" w:sz="0" w:space="0" w:color="auto"/>
                <w:right w:val="none" w:sz="0" w:space="0" w:color="auto"/>
              </w:divBdr>
              <w:divsChild>
                <w:div w:id="646319215">
                  <w:marLeft w:val="0"/>
                  <w:marRight w:val="0"/>
                  <w:marTop w:val="0"/>
                  <w:marBottom w:val="0"/>
                  <w:divBdr>
                    <w:top w:val="none" w:sz="0" w:space="0" w:color="auto"/>
                    <w:left w:val="none" w:sz="0" w:space="0" w:color="auto"/>
                    <w:bottom w:val="none" w:sz="0" w:space="0" w:color="auto"/>
                    <w:right w:val="none" w:sz="0" w:space="0" w:color="auto"/>
                  </w:divBdr>
                </w:div>
              </w:divsChild>
            </w:div>
            <w:div w:id="957831636">
              <w:marLeft w:val="0"/>
              <w:marRight w:val="0"/>
              <w:marTop w:val="0"/>
              <w:marBottom w:val="240"/>
              <w:divBdr>
                <w:top w:val="none" w:sz="0" w:space="0" w:color="auto"/>
                <w:left w:val="none" w:sz="0" w:space="0" w:color="auto"/>
                <w:bottom w:val="none" w:sz="0" w:space="0" w:color="auto"/>
                <w:right w:val="none" w:sz="0" w:space="0" w:color="auto"/>
              </w:divBdr>
              <w:divsChild>
                <w:div w:id="1138765248">
                  <w:marLeft w:val="0"/>
                  <w:marRight w:val="0"/>
                  <w:marTop w:val="0"/>
                  <w:marBottom w:val="0"/>
                  <w:divBdr>
                    <w:top w:val="none" w:sz="0" w:space="0" w:color="auto"/>
                    <w:left w:val="none" w:sz="0" w:space="0" w:color="auto"/>
                    <w:bottom w:val="none" w:sz="0" w:space="0" w:color="auto"/>
                    <w:right w:val="none" w:sz="0" w:space="0" w:color="auto"/>
                  </w:divBdr>
                </w:div>
              </w:divsChild>
            </w:div>
            <w:div w:id="852457665">
              <w:marLeft w:val="0"/>
              <w:marRight w:val="0"/>
              <w:marTop w:val="0"/>
              <w:marBottom w:val="240"/>
              <w:divBdr>
                <w:top w:val="none" w:sz="0" w:space="0" w:color="auto"/>
                <w:left w:val="none" w:sz="0" w:space="0" w:color="auto"/>
                <w:bottom w:val="none" w:sz="0" w:space="0" w:color="auto"/>
                <w:right w:val="none" w:sz="0" w:space="0" w:color="auto"/>
              </w:divBdr>
              <w:divsChild>
                <w:div w:id="1944268494">
                  <w:marLeft w:val="0"/>
                  <w:marRight w:val="0"/>
                  <w:marTop w:val="0"/>
                  <w:marBottom w:val="0"/>
                  <w:divBdr>
                    <w:top w:val="none" w:sz="0" w:space="0" w:color="auto"/>
                    <w:left w:val="none" w:sz="0" w:space="0" w:color="auto"/>
                    <w:bottom w:val="none" w:sz="0" w:space="0" w:color="auto"/>
                    <w:right w:val="none" w:sz="0" w:space="0" w:color="auto"/>
                  </w:divBdr>
                </w:div>
              </w:divsChild>
            </w:div>
            <w:div w:id="432750680">
              <w:marLeft w:val="0"/>
              <w:marRight w:val="0"/>
              <w:marTop w:val="0"/>
              <w:marBottom w:val="240"/>
              <w:divBdr>
                <w:top w:val="none" w:sz="0" w:space="0" w:color="auto"/>
                <w:left w:val="none" w:sz="0" w:space="0" w:color="auto"/>
                <w:bottom w:val="none" w:sz="0" w:space="0" w:color="auto"/>
                <w:right w:val="none" w:sz="0" w:space="0" w:color="auto"/>
              </w:divBdr>
              <w:divsChild>
                <w:div w:id="507449552">
                  <w:marLeft w:val="0"/>
                  <w:marRight w:val="0"/>
                  <w:marTop w:val="0"/>
                  <w:marBottom w:val="0"/>
                  <w:divBdr>
                    <w:top w:val="none" w:sz="0" w:space="0" w:color="auto"/>
                    <w:left w:val="none" w:sz="0" w:space="0" w:color="auto"/>
                    <w:bottom w:val="none" w:sz="0" w:space="0" w:color="auto"/>
                    <w:right w:val="none" w:sz="0" w:space="0" w:color="auto"/>
                  </w:divBdr>
                </w:div>
              </w:divsChild>
            </w:div>
            <w:div w:id="1382172216">
              <w:marLeft w:val="0"/>
              <w:marRight w:val="0"/>
              <w:marTop w:val="0"/>
              <w:marBottom w:val="240"/>
              <w:divBdr>
                <w:top w:val="none" w:sz="0" w:space="0" w:color="auto"/>
                <w:left w:val="none" w:sz="0" w:space="0" w:color="auto"/>
                <w:bottom w:val="none" w:sz="0" w:space="0" w:color="auto"/>
                <w:right w:val="none" w:sz="0" w:space="0" w:color="auto"/>
              </w:divBdr>
              <w:divsChild>
                <w:div w:id="431558943">
                  <w:marLeft w:val="0"/>
                  <w:marRight w:val="0"/>
                  <w:marTop w:val="0"/>
                  <w:marBottom w:val="0"/>
                  <w:divBdr>
                    <w:top w:val="none" w:sz="0" w:space="0" w:color="auto"/>
                    <w:left w:val="none" w:sz="0" w:space="0" w:color="auto"/>
                    <w:bottom w:val="none" w:sz="0" w:space="0" w:color="auto"/>
                    <w:right w:val="none" w:sz="0" w:space="0" w:color="auto"/>
                  </w:divBdr>
                </w:div>
              </w:divsChild>
            </w:div>
            <w:div w:id="115150059">
              <w:blockQuote w:val="1"/>
              <w:marLeft w:val="0"/>
              <w:marRight w:val="0"/>
              <w:marTop w:val="0"/>
              <w:marBottom w:val="0"/>
              <w:divBdr>
                <w:top w:val="none" w:sz="0" w:space="0" w:color="auto"/>
                <w:left w:val="single" w:sz="36" w:space="8" w:color="auto"/>
                <w:bottom w:val="none" w:sz="0" w:space="0" w:color="auto"/>
                <w:right w:val="none" w:sz="0" w:space="0" w:color="auto"/>
              </w:divBdr>
            </w:div>
            <w:div w:id="940533686">
              <w:marLeft w:val="0"/>
              <w:marRight w:val="0"/>
              <w:marTop w:val="0"/>
              <w:marBottom w:val="240"/>
              <w:divBdr>
                <w:top w:val="none" w:sz="0" w:space="0" w:color="auto"/>
                <w:left w:val="none" w:sz="0" w:space="0" w:color="auto"/>
                <w:bottom w:val="none" w:sz="0" w:space="0" w:color="auto"/>
                <w:right w:val="none" w:sz="0" w:space="0" w:color="auto"/>
              </w:divBdr>
              <w:divsChild>
                <w:div w:id="685985338">
                  <w:marLeft w:val="0"/>
                  <w:marRight w:val="0"/>
                  <w:marTop w:val="0"/>
                  <w:marBottom w:val="0"/>
                  <w:divBdr>
                    <w:top w:val="none" w:sz="0" w:space="0" w:color="auto"/>
                    <w:left w:val="none" w:sz="0" w:space="0" w:color="auto"/>
                    <w:bottom w:val="none" w:sz="0" w:space="0" w:color="auto"/>
                    <w:right w:val="none" w:sz="0" w:space="0" w:color="auto"/>
                  </w:divBdr>
                  <w:divsChild>
                    <w:div w:id="380902448">
                      <w:marLeft w:val="0"/>
                      <w:marRight w:val="0"/>
                      <w:marTop w:val="0"/>
                      <w:marBottom w:val="0"/>
                      <w:divBdr>
                        <w:top w:val="none" w:sz="0" w:space="0" w:color="auto"/>
                        <w:left w:val="none" w:sz="0" w:space="0" w:color="auto"/>
                        <w:bottom w:val="none" w:sz="0" w:space="0" w:color="auto"/>
                        <w:right w:val="none" w:sz="0" w:space="0" w:color="auto"/>
                      </w:divBdr>
                    </w:div>
                    <w:div w:id="1968585126">
                      <w:marLeft w:val="0"/>
                      <w:marRight w:val="0"/>
                      <w:marTop w:val="0"/>
                      <w:marBottom w:val="0"/>
                      <w:divBdr>
                        <w:top w:val="none" w:sz="0" w:space="0" w:color="auto"/>
                        <w:left w:val="none" w:sz="0" w:space="0" w:color="auto"/>
                        <w:bottom w:val="none" w:sz="0" w:space="0" w:color="auto"/>
                        <w:right w:val="none" w:sz="0" w:space="0" w:color="auto"/>
                      </w:divBdr>
                    </w:div>
                    <w:div w:id="88567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6954">
              <w:marLeft w:val="0"/>
              <w:marRight w:val="0"/>
              <w:marTop w:val="0"/>
              <w:marBottom w:val="240"/>
              <w:divBdr>
                <w:top w:val="none" w:sz="0" w:space="0" w:color="auto"/>
                <w:left w:val="none" w:sz="0" w:space="0" w:color="auto"/>
                <w:bottom w:val="none" w:sz="0" w:space="0" w:color="auto"/>
                <w:right w:val="none" w:sz="0" w:space="0" w:color="auto"/>
              </w:divBdr>
              <w:divsChild>
                <w:div w:id="939681480">
                  <w:marLeft w:val="0"/>
                  <w:marRight w:val="0"/>
                  <w:marTop w:val="0"/>
                  <w:marBottom w:val="0"/>
                  <w:divBdr>
                    <w:top w:val="none" w:sz="0" w:space="0" w:color="auto"/>
                    <w:left w:val="none" w:sz="0" w:space="0" w:color="auto"/>
                    <w:bottom w:val="none" w:sz="0" w:space="0" w:color="auto"/>
                    <w:right w:val="none" w:sz="0" w:space="0" w:color="auto"/>
                  </w:divBdr>
                  <w:divsChild>
                    <w:div w:id="16183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jpeg"/><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8.jpeg"/><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image" Target="media/image40.png"/><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jpeg"/><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5.jp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fontTable" Target="fontTable.xml"/><Relationship Id="rId20" Type="http://schemas.microsoft.com/office/2018/08/relationships/commentsExtensible" Target="commentsExtensible.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image" Target="media/image7.jpe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B0B55-09CC-4D71-87F8-0AE8FE249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3322</TotalTime>
  <Pages>55</Pages>
  <Words>8128</Words>
  <Characters>44709</Characters>
  <Application>Microsoft Office Word</Application>
  <DocSecurity>0</DocSecurity>
  <Lines>372</Lines>
  <Paragraphs>105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Youssra Zounaki</dc:creator>
  <cp:keywords/>
  <dc:description/>
  <cp:lastModifiedBy>NOUREDDINE KERZAZI</cp:lastModifiedBy>
  <cp:revision>10</cp:revision>
  <dcterms:created xsi:type="dcterms:W3CDTF">2026-06-18T17:16:00Z</dcterms:created>
  <dcterms:modified xsi:type="dcterms:W3CDTF">2026-06-23T13:44:00Z</dcterms:modified>
</cp:coreProperties>
</file>